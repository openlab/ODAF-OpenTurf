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E25E74" w:rsidRPr="008B7C1A" w:rsidRDefault="00D97C9B" w:rsidP="008B7C1A">
      <w:pPr>
        <w:pStyle w:val="Title"/>
        <w:rPr>
          <w:lang w:val="fr-FR"/>
        </w:rPr>
      </w:pPr>
      <w:sdt>
        <w:sdtPr>
          <w:rPr>
            <w:noProof/>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701D74">
            <w:rPr>
              <w:noProof/>
              <w:lang w:val="fr-FR"/>
            </w:rPr>
            <w:t>Démarrer avec le Kit de démarrage ODAF (Open Data Application Framework) Openturf</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1E7B96">
        <w:rPr>
          <w:rFonts w:eastAsia="Segoe UI"/>
          <w:sz w:val="18"/>
        </w:rPr>
        <w:t>Juin</w:t>
      </w:r>
      <w:r w:rsidRPr="00A13CE4">
        <w:rPr>
          <w:rFonts w:eastAsia="Segoe UI"/>
          <w:sz w:val="18"/>
        </w:rPr>
        <w:t xml:space="preserve"> 2013</w:t>
      </w:r>
    </w:p>
    <w:p w:rsidR="00E25E74" w:rsidRPr="00A13CE4" w:rsidRDefault="00E25E74" w:rsidP="00B43F19">
      <w:pPr>
        <w:rPr>
          <w:rFonts w:eastAsia="Segoe UI"/>
          <w:sz w:val="18"/>
        </w:rPr>
      </w:pPr>
      <w:r w:rsidRPr="00A13CE4">
        <w:rPr>
          <w:rFonts w:eastAsia="Segoe UI"/>
          <w:sz w:val="18"/>
        </w:rPr>
        <w:t xml:space="preserve">Version: </w:t>
      </w:r>
      <w:r w:rsidR="00EE60DA">
        <w:rPr>
          <w:rFonts w:eastAsia="Segoe UI"/>
          <w:sz w:val="18"/>
        </w:rPr>
        <w:t>2</w:t>
      </w:r>
      <w:r w:rsidRPr="00A13CE4">
        <w:rPr>
          <w:rFonts w:eastAsia="Segoe UI"/>
          <w:sz w:val="18"/>
        </w:rPr>
        <w:t>.</w:t>
      </w:r>
      <w:r w:rsidR="00EE60DA">
        <w:rPr>
          <w:rFonts w:eastAsia="Segoe UI"/>
          <w:sz w:val="18"/>
        </w:rPr>
        <w:t>1</w:t>
      </w:r>
    </w:p>
    <w:bookmarkEnd w:id="0"/>
    <w:p w:rsidR="00950554" w:rsidRPr="00A13CE4" w:rsidRDefault="00950554" w:rsidP="00B43F19">
      <w:pPr>
        <w:pStyle w:val="Sansinterligne1"/>
        <w:rPr>
          <w:sz w:val="18"/>
        </w:rPr>
      </w:pPr>
    </w:p>
    <w:p w:rsidR="00BF0682" w:rsidRPr="00A13CE4" w:rsidRDefault="00950554" w:rsidP="00845C8F">
      <w:pPr>
        <w:pStyle w:val="Sansinterligne1"/>
        <w:rPr>
          <w:rFonts w:eastAsia="Segoe UI"/>
          <w:sz w:val="18"/>
        </w:rPr>
      </w:pPr>
      <w:r w:rsidRPr="00A13CE4">
        <w:rPr>
          <w:rFonts w:eastAsia="Segoe UI"/>
          <w:sz w:val="18"/>
        </w:rPr>
        <w:t>Auteurs :</w:t>
      </w:r>
      <w:r w:rsidR="00D31045" w:rsidRPr="00A13CE4">
        <w:rPr>
          <w:rFonts w:eastAsia="Segoe UI"/>
          <w:sz w:val="18"/>
        </w:rPr>
        <w:t xml:space="preserve"> Philippe Beraud (Microsoft France)</w:t>
      </w:r>
      <w:r w:rsidR="00EE60DA">
        <w:rPr>
          <w:rFonts w:eastAsia="Segoe UI"/>
          <w:sz w:val="18"/>
        </w:rPr>
        <w:t>,</w:t>
      </w:r>
      <w:r w:rsidR="00EE60DA" w:rsidRPr="00EE60DA">
        <w:rPr>
          <w:rFonts w:eastAsia="Segoe UI"/>
          <w:sz w:val="18"/>
        </w:rPr>
        <w:t xml:space="preserve"> Sébastien Brasseur (Microsoft France), Rémi Olivier (Microsoft France), Frédéric Romanczuk (Microsoft France), Alexandre Fournier (Microsoft France)</w:t>
      </w:r>
      <w:ins w:id="1" w:author="Nazer Aminou" w:date="2014-07-01T15:42:00Z">
        <w:r w:rsidR="00462639">
          <w:rPr>
            <w:rFonts w:eastAsia="Segoe UI"/>
            <w:sz w:val="18"/>
          </w:rPr>
          <w:t>, Nazer</w:t>
        </w:r>
        <w:r w:rsidR="00462639" w:rsidRPr="00EE60DA">
          <w:rPr>
            <w:rFonts w:eastAsia="Segoe UI"/>
            <w:sz w:val="18"/>
          </w:rPr>
          <w:t xml:space="preserve"> </w:t>
        </w:r>
        <w:r w:rsidR="00462639">
          <w:rPr>
            <w:rFonts w:eastAsia="Segoe UI"/>
            <w:sz w:val="18"/>
          </w:rPr>
          <w:t>Aminou</w:t>
        </w:r>
        <w:r w:rsidR="00462639" w:rsidRPr="00EE60DA">
          <w:rPr>
            <w:rFonts w:eastAsia="Segoe UI"/>
            <w:sz w:val="18"/>
          </w:rPr>
          <w:t xml:space="preserve"> (Microsoft France)</w:t>
        </w:r>
      </w:ins>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proofErr w:type="spellStart"/>
      <w:r>
        <w:rPr>
          <w:rFonts w:ascii="Segoe UI" w:eastAsia="Segoe UI" w:hAnsi="Segoe UI" w:cs="Times New Roman"/>
          <w:sz w:val="18"/>
          <w:szCs w:val="18"/>
        </w:rPr>
        <w:t>OpenDataFrance</w:t>
      </w:r>
      <w:proofErr w:type="spellEnd"/>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rsidR="003C3036" w:rsidRDefault="00307502">
          <w:pPr>
            <w:pStyle w:val="TOC1"/>
            <w:rPr>
              <w:ins w:id="2" w:author="Nazer Aminou" w:date="2014-07-02T14:20:00Z"/>
              <w:rFonts w:eastAsiaTheme="minorEastAsia" w:cstheme="minorBidi"/>
              <w:noProof/>
              <w:snapToGrid/>
              <w:sz w:val="22"/>
              <w:lang w:val="en-US" w:eastAsia="en-US"/>
            </w:rPr>
          </w:pPr>
          <w:r>
            <w:fldChar w:fldCharType="begin"/>
          </w:r>
          <w:r>
            <w:instrText xml:space="preserve"> TOC \o "1-3" \h \z \u </w:instrText>
          </w:r>
          <w:r>
            <w:fldChar w:fldCharType="separate"/>
          </w:r>
          <w:ins w:id="3" w:author="Nazer Aminou" w:date="2014-07-02T14:20:00Z">
            <w:r w:rsidR="003C3036" w:rsidRPr="00FD704A">
              <w:rPr>
                <w:rStyle w:val="Hyperlink"/>
                <w:noProof/>
              </w:rPr>
              <w:fldChar w:fldCharType="begin"/>
            </w:r>
            <w:r w:rsidR="003C3036" w:rsidRPr="00FD704A">
              <w:rPr>
                <w:rStyle w:val="Hyperlink"/>
                <w:noProof/>
              </w:rPr>
              <w:instrText xml:space="preserve"> </w:instrText>
            </w:r>
            <w:r w:rsidR="003C3036">
              <w:rPr>
                <w:noProof/>
              </w:rPr>
              <w:instrText>HYPERLINK \l "_Toc392074153"</w:instrText>
            </w:r>
            <w:r w:rsidR="003C3036" w:rsidRPr="00FD704A">
              <w:rPr>
                <w:rStyle w:val="Hyperlink"/>
                <w:noProof/>
              </w:rPr>
              <w:instrText xml:space="preserve"> </w:instrText>
            </w:r>
            <w:r w:rsidR="003C3036" w:rsidRPr="00FD704A">
              <w:rPr>
                <w:rStyle w:val="Hyperlink"/>
                <w:noProof/>
              </w:rPr>
              <w:fldChar w:fldCharType="separate"/>
            </w:r>
            <w:r w:rsidR="003C3036" w:rsidRPr="00FD704A">
              <w:rPr>
                <w:rStyle w:val="Hyperlink"/>
                <w:noProof/>
              </w:rPr>
              <w:t>Licence du Kit de démarrage ODAF Openturf</w:t>
            </w:r>
            <w:r w:rsidR="003C3036">
              <w:rPr>
                <w:noProof/>
                <w:webHidden/>
              </w:rPr>
              <w:tab/>
            </w:r>
            <w:r w:rsidR="003C3036">
              <w:rPr>
                <w:noProof/>
                <w:webHidden/>
              </w:rPr>
              <w:fldChar w:fldCharType="begin"/>
            </w:r>
            <w:r w:rsidR="003C3036">
              <w:rPr>
                <w:noProof/>
                <w:webHidden/>
              </w:rPr>
              <w:instrText xml:space="preserve"> PAGEREF _Toc392074153 \h </w:instrText>
            </w:r>
          </w:ins>
          <w:r w:rsidR="003C3036">
            <w:rPr>
              <w:noProof/>
              <w:webHidden/>
            </w:rPr>
          </w:r>
          <w:r w:rsidR="003C3036">
            <w:rPr>
              <w:noProof/>
              <w:webHidden/>
            </w:rPr>
            <w:fldChar w:fldCharType="separate"/>
          </w:r>
          <w:ins w:id="4" w:author="Nazer Aminou" w:date="2014-07-02T14:20:00Z">
            <w:r w:rsidR="003C3036">
              <w:rPr>
                <w:noProof/>
                <w:webHidden/>
              </w:rPr>
              <w:t>4</w:t>
            </w:r>
            <w:r w:rsidR="003C3036">
              <w:rPr>
                <w:noProof/>
                <w:webHidden/>
              </w:rPr>
              <w:fldChar w:fldCharType="end"/>
            </w:r>
            <w:r w:rsidR="003C3036" w:rsidRPr="00FD704A">
              <w:rPr>
                <w:rStyle w:val="Hyperlink"/>
                <w:noProof/>
              </w:rPr>
              <w:fldChar w:fldCharType="end"/>
            </w:r>
          </w:ins>
        </w:p>
        <w:p w:rsidR="003C3036" w:rsidRDefault="003C3036">
          <w:pPr>
            <w:pStyle w:val="TOC1"/>
            <w:rPr>
              <w:ins w:id="5" w:author="Nazer Aminou" w:date="2014-07-02T14:20:00Z"/>
              <w:rFonts w:eastAsiaTheme="minorEastAsia" w:cstheme="minorBidi"/>
              <w:noProof/>
              <w:snapToGrid/>
              <w:sz w:val="22"/>
              <w:lang w:val="en-US" w:eastAsia="en-US"/>
            </w:rPr>
          </w:pPr>
          <w:ins w:id="6"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"_Toc392074154"</w:instrText>
            </w:r>
            <w:r w:rsidRPr="00FD704A">
              <w:rPr>
                <w:rStyle w:val="Hyperlink"/>
                <w:noProof/>
              </w:rPr>
              <w:instrText xml:space="preserve"> </w:instrText>
            </w:r>
            <w:r w:rsidRPr="00FD704A">
              <w:rPr>
                <w:rStyle w:val="Hyperlink"/>
                <w:noProof/>
              </w:rPr>
              <w:fldChar w:fldCharType="separate"/>
            </w:r>
            <w:r w:rsidRPr="00FD704A">
              <w:rPr>
                <w:rStyle w:val="Hyperlink"/>
                <w:noProof/>
              </w:rPr>
              <w:t>Commentaires</w:t>
            </w:r>
            <w:r>
              <w:rPr>
                <w:noProof/>
                <w:webHidden/>
              </w:rPr>
              <w:tab/>
            </w:r>
            <w:r>
              <w:rPr>
                <w:noProof/>
                <w:webHidden/>
              </w:rPr>
              <w:fldChar w:fldCharType="begin"/>
            </w:r>
            <w:r>
              <w:rPr>
                <w:noProof/>
                <w:webHidden/>
              </w:rPr>
              <w:instrText xml:space="preserve"> PAGEREF _Toc392074154 \h </w:instrText>
            </w:r>
          </w:ins>
          <w:r>
            <w:rPr>
              <w:noProof/>
              <w:webHidden/>
            </w:rPr>
          </w:r>
          <w:r>
            <w:rPr>
              <w:noProof/>
              <w:webHidden/>
            </w:rPr>
            <w:fldChar w:fldCharType="separate"/>
          </w:r>
          <w:ins w:id="7" w:author="Nazer Aminou" w:date="2014-07-02T14:20:00Z">
            <w:r>
              <w:rPr>
                <w:noProof/>
                <w:webHidden/>
              </w:rPr>
              <w:t>5</w:t>
            </w:r>
            <w:r>
              <w:rPr>
                <w:noProof/>
                <w:webHidden/>
              </w:rPr>
              <w:fldChar w:fldCharType="end"/>
            </w:r>
            <w:r w:rsidRPr="00FD704A">
              <w:rPr>
                <w:rStyle w:val="Hyperlink"/>
                <w:noProof/>
              </w:rPr>
              <w:fldChar w:fldCharType="end"/>
            </w:r>
          </w:ins>
        </w:p>
        <w:p w:rsidR="003C3036" w:rsidRDefault="003C3036">
          <w:pPr>
            <w:pStyle w:val="TOC1"/>
            <w:rPr>
              <w:ins w:id="8" w:author="Nazer Aminou" w:date="2014-07-02T14:20:00Z"/>
              <w:rFonts w:eastAsiaTheme="minorEastAsia" w:cstheme="minorBidi"/>
              <w:noProof/>
              <w:snapToGrid/>
              <w:sz w:val="22"/>
              <w:lang w:val="en-US" w:eastAsia="en-US"/>
            </w:rPr>
          </w:pPr>
          <w:ins w:id="9"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"_Toc392074155"</w:instrText>
            </w:r>
            <w:r w:rsidRPr="00FD704A">
              <w:rPr>
                <w:rStyle w:val="Hyperlink"/>
                <w:noProof/>
              </w:rPr>
              <w:instrText xml:space="preserve"> </w:instrText>
            </w:r>
            <w:r w:rsidRPr="00FD704A">
              <w:rPr>
                <w:rStyle w:val="Hyperlink"/>
                <w:noProof/>
              </w:rPr>
              <w:fldChar w:fldCharType="separate"/>
            </w:r>
            <w:r w:rsidRPr="00FD704A">
              <w:rPr>
                <w:rStyle w:val="Hyperlink"/>
                <w:noProof/>
              </w:rPr>
              <w:t>Résumé</w:t>
            </w:r>
            <w:r>
              <w:rPr>
                <w:noProof/>
                <w:webHidden/>
              </w:rPr>
              <w:tab/>
            </w:r>
            <w:r>
              <w:rPr>
                <w:noProof/>
                <w:webHidden/>
              </w:rPr>
              <w:fldChar w:fldCharType="begin"/>
            </w:r>
            <w:r>
              <w:rPr>
                <w:noProof/>
                <w:webHidden/>
              </w:rPr>
              <w:instrText xml:space="preserve"> PAGEREF _Toc392074155 \h </w:instrText>
            </w:r>
          </w:ins>
          <w:r>
            <w:rPr>
              <w:noProof/>
              <w:webHidden/>
            </w:rPr>
          </w:r>
          <w:r>
            <w:rPr>
              <w:noProof/>
              <w:webHidden/>
            </w:rPr>
            <w:fldChar w:fldCharType="separate"/>
          </w:r>
          <w:ins w:id="10" w:author="Nazer Aminou" w:date="2014-07-02T14:20:00Z">
            <w:r>
              <w:rPr>
                <w:noProof/>
                <w:webHidden/>
              </w:rPr>
              <w:t>5</w:t>
            </w:r>
            <w:r>
              <w:rPr>
                <w:noProof/>
                <w:webHidden/>
              </w:rPr>
              <w:fldChar w:fldCharType="end"/>
            </w:r>
            <w:r w:rsidRPr="00FD704A">
              <w:rPr>
                <w:rStyle w:val="Hyperlink"/>
                <w:noProof/>
              </w:rPr>
              <w:fldChar w:fldCharType="end"/>
            </w:r>
          </w:ins>
        </w:p>
        <w:p w:rsidR="003C3036" w:rsidRDefault="003C3036">
          <w:pPr>
            <w:pStyle w:val="TOC1"/>
            <w:rPr>
              <w:ins w:id="11" w:author="Nazer Aminou" w:date="2014-07-02T14:20:00Z"/>
              <w:rFonts w:eastAsiaTheme="minorEastAsia" w:cstheme="minorBidi"/>
              <w:noProof/>
              <w:snapToGrid/>
              <w:sz w:val="22"/>
              <w:lang w:val="en-US" w:eastAsia="en-US"/>
            </w:rPr>
          </w:pPr>
          <w:ins w:id="12"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"_Toc392074156"</w:instrText>
            </w:r>
            <w:r w:rsidRPr="00FD704A">
              <w:rPr>
                <w:rStyle w:val="Hyperlink"/>
                <w:noProof/>
              </w:rPr>
              <w:instrText xml:space="preserve"> </w:instrText>
            </w:r>
            <w:r w:rsidRPr="00FD704A">
              <w:rPr>
                <w:rStyle w:val="Hyperlink"/>
                <w:noProof/>
              </w:rPr>
              <w:fldChar w:fldCharType="separate"/>
            </w:r>
            <w:r w:rsidRPr="00FD704A">
              <w:rPr>
                <w:rStyle w:val="Hyperlink"/>
                <w:noProof/>
              </w:rPr>
              <w:t>Prérequis</w:t>
            </w:r>
            <w:r>
              <w:rPr>
                <w:noProof/>
                <w:webHidden/>
              </w:rPr>
              <w:tab/>
            </w:r>
            <w:r>
              <w:rPr>
                <w:noProof/>
                <w:webHidden/>
              </w:rPr>
              <w:fldChar w:fldCharType="begin"/>
            </w:r>
            <w:r>
              <w:rPr>
                <w:noProof/>
                <w:webHidden/>
              </w:rPr>
              <w:instrText xml:space="preserve"> PAGEREF _Toc392074156 \h </w:instrText>
            </w:r>
          </w:ins>
          <w:r>
            <w:rPr>
              <w:noProof/>
              <w:webHidden/>
            </w:rPr>
          </w:r>
          <w:r>
            <w:rPr>
              <w:noProof/>
              <w:webHidden/>
            </w:rPr>
            <w:fldChar w:fldCharType="separate"/>
          </w:r>
          <w:ins w:id="13" w:author="Nazer Aminou" w:date="2014-07-02T14:20:00Z">
            <w:r>
              <w:rPr>
                <w:noProof/>
                <w:webHidden/>
              </w:rPr>
              <w:t>5</w:t>
            </w:r>
            <w:r>
              <w:rPr>
                <w:noProof/>
                <w:webHidden/>
              </w:rPr>
              <w:fldChar w:fldCharType="end"/>
            </w:r>
            <w:r w:rsidRPr="00FD704A">
              <w:rPr>
                <w:rStyle w:val="Hyperlink"/>
                <w:noProof/>
              </w:rPr>
              <w:fldChar w:fldCharType="end"/>
            </w:r>
          </w:ins>
        </w:p>
        <w:p w:rsidR="003C3036" w:rsidRDefault="003C3036">
          <w:pPr>
            <w:pStyle w:val="TOC1"/>
            <w:rPr>
              <w:ins w:id="14" w:author="Nazer Aminou" w:date="2014-07-02T14:20:00Z"/>
              <w:rFonts w:eastAsiaTheme="minorEastAsia" w:cstheme="minorBidi"/>
              <w:noProof/>
              <w:snapToGrid/>
              <w:sz w:val="22"/>
              <w:lang w:val="en-US" w:eastAsia="en-US"/>
            </w:rPr>
          </w:pPr>
          <w:ins w:id="15"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"_Toc392074157"</w:instrText>
            </w:r>
            <w:r w:rsidRPr="00FD704A">
              <w:rPr>
                <w:rStyle w:val="Hyperlink"/>
                <w:noProof/>
              </w:rPr>
              <w:instrText xml:space="preserve"> </w:instrText>
            </w:r>
            <w:r w:rsidRPr="00FD704A">
              <w:rPr>
                <w:rStyle w:val="Hyperlink"/>
                <w:noProof/>
              </w:rPr>
              <w:fldChar w:fldCharType="separate"/>
            </w:r>
            <w:r w:rsidRPr="00FD704A">
              <w:rPr>
                <w:rStyle w:val="Hyperlink"/>
                <w:noProof/>
              </w:rPr>
              <w:t>Connaissances et attendu</w:t>
            </w:r>
            <w:r>
              <w:rPr>
                <w:noProof/>
                <w:webHidden/>
              </w:rPr>
              <w:tab/>
            </w:r>
            <w:r>
              <w:rPr>
                <w:noProof/>
                <w:webHidden/>
              </w:rPr>
              <w:fldChar w:fldCharType="begin"/>
            </w:r>
            <w:r>
              <w:rPr>
                <w:noProof/>
                <w:webHidden/>
              </w:rPr>
              <w:instrText xml:space="preserve"> PAGEREF _Toc392074157 \h </w:instrText>
            </w:r>
          </w:ins>
          <w:r>
            <w:rPr>
              <w:noProof/>
              <w:webHidden/>
            </w:rPr>
          </w:r>
          <w:r>
            <w:rPr>
              <w:noProof/>
              <w:webHidden/>
            </w:rPr>
            <w:fldChar w:fldCharType="separate"/>
          </w:r>
          <w:ins w:id="16" w:author="Nazer Aminou" w:date="2014-07-02T14:20:00Z">
            <w:r>
              <w:rPr>
                <w:noProof/>
                <w:webHidden/>
              </w:rPr>
              <w:t>6</w:t>
            </w:r>
            <w:r>
              <w:rPr>
                <w:noProof/>
                <w:webHidden/>
              </w:rPr>
              <w:fldChar w:fldCharType="end"/>
            </w:r>
            <w:r w:rsidRPr="00FD704A">
              <w:rPr>
                <w:rStyle w:val="Hyperlink"/>
                <w:noProof/>
              </w:rPr>
              <w:fldChar w:fldCharType="end"/>
            </w:r>
          </w:ins>
        </w:p>
        <w:p w:rsidR="003C3036" w:rsidRDefault="003C3036">
          <w:pPr>
            <w:pStyle w:val="TOC1"/>
            <w:rPr>
              <w:ins w:id="17" w:author="Nazer Aminou" w:date="2014-07-02T14:20:00Z"/>
              <w:rFonts w:eastAsiaTheme="minorEastAsia" w:cstheme="minorBidi"/>
              <w:noProof/>
              <w:snapToGrid/>
              <w:sz w:val="22"/>
              <w:lang w:val="en-US" w:eastAsia="en-US"/>
            </w:rPr>
          </w:pPr>
          <w:ins w:id="18"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"_Toc392074158"</w:instrText>
            </w:r>
            <w:r w:rsidRPr="00FD704A">
              <w:rPr>
                <w:rStyle w:val="Hyperlink"/>
                <w:noProof/>
              </w:rPr>
              <w:instrText xml:space="preserve"> </w:instrText>
            </w:r>
            <w:r w:rsidRPr="00FD704A">
              <w:rPr>
                <w:rStyle w:val="Hyperlink"/>
                <w:noProof/>
              </w:rPr>
              <w:fldChar w:fldCharType="separate"/>
            </w:r>
            <w:r w:rsidRPr="00FD704A">
              <w:rPr>
                <w:rStyle w:val="Hyperlink"/>
                <w:noProof/>
              </w:rPr>
              <w:t>Présentation rapide du Kit de démarrage ODAF Openturf</w:t>
            </w:r>
            <w:r>
              <w:rPr>
                <w:noProof/>
                <w:webHidden/>
              </w:rPr>
              <w:tab/>
            </w:r>
            <w:r>
              <w:rPr>
                <w:noProof/>
                <w:webHidden/>
              </w:rPr>
              <w:fldChar w:fldCharType="begin"/>
            </w:r>
            <w:r>
              <w:rPr>
                <w:noProof/>
                <w:webHidden/>
              </w:rPr>
              <w:instrText xml:space="preserve"> PAGEREF _Toc392074158 \h </w:instrText>
            </w:r>
          </w:ins>
          <w:r>
            <w:rPr>
              <w:noProof/>
              <w:webHidden/>
            </w:rPr>
          </w:r>
          <w:r>
            <w:rPr>
              <w:noProof/>
              <w:webHidden/>
            </w:rPr>
            <w:fldChar w:fldCharType="separate"/>
          </w:r>
          <w:ins w:id="19" w:author="Nazer Aminou" w:date="2014-07-02T14:20:00Z">
            <w:r>
              <w:rPr>
                <w:noProof/>
                <w:webHidden/>
              </w:rPr>
              <w:t>8</w:t>
            </w:r>
            <w:r>
              <w:rPr>
                <w:noProof/>
                <w:webHidden/>
              </w:rPr>
              <w:fldChar w:fldCharType="end"/>
            </w:r>
            <w:r w:rsidRPr="00FD704A">
              <w:rPr>
                <w:rStyle w:val="Hyperlink"/>
                <w:noProof/>
              </w:rPr>
              <w:fldChar w:fldCharType="end"/>
            </w:r>
          </w:ins>
        </w:p>
        <w:p w:rsidR="003C3036" w:rsidRDefault="003C3036">
          <w:pPr>
            <w:pStyle w:val="TOC1"/>
            <w:rPr>
              <w:ins w:id="20" w:author="Nazer Aminou" w:date="2014-07-02T14:20:00Z"/>
              <w:rFonts w:eastAsiaTheme="minorEastAsia" w:cstheme="minorBidi"/>
              <w:noProof/>
              <w:snapToGrid/>
              <w:sz w:val="22"/>
              <w:lang w:val="en-US" w:eastAsia="en-US"/>
            </w:rPr>
          </w:pPr>
          <w:ins w:id="21"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"_Toc392074159"</w:instrText>
            </w:r>
            <w:r w:rsidRPr="00FD704A">
              <w:rPr>
                <w:rStyle w:val="Hyperlink"/>
                <w:noProof/>
              </w:rPr>
              <w:instrText xml:space="preserve"> </w:instrText>
            </w:r>
            <w:r w:rsidRPr="00FD704A">
              <w:rPr>
                <w:rStyle w:val="Hyperlink"/>
                <w:noProof/>
              </w:rPr>
              <w:fldChar w:fldCharType="separate"/>
            </w:r>
            <w:r w:rsidRPr="00FD704A">
              <w:rPr>
                <w:rStyle w:val="Hyperlink"/>
                <w:noProof/>
              </w:rPr>
              <w:t>Présentation rapide de Windows Azure</w:t>
            </w:r>
            <w:r>
              <w:rPr>
                <w:noProof/>
                <w:webHidden/>
              </w:rPr>
              <w:tab/>
            </w:r>
            <w:r>
              <w:rPr>
                <w:noProof/>
                <w:webHidden/>
              </w:rPr>
              <w:fldChar w:fldCharType="begin"/>
            </w:r>
            <w:r>
              <w:rPr>
                <w:noProof/>
                <w:webHidden/>
              </w:rPr>
              <w:instrText xml:space="preserve"> PAGEREF _Toc392074159 \h </w:instrText>
            </w:r>
          </w:ins>
          <w:r>
            <w:rPr>
              <w:noProof/>
              <w:webHidden/>
            </w:rPr>
          </w:r>
          <w:r>
            <w:rPr>
              <w:noProof/>
              <w:webHidden/>
            </w:rPr>
            <w:fldChar w:fldCharType="separate"/>
          </w:r>
          <w:ins w:id="22" w:author="Nazer Aminou" w:date="2014-07-02T14:20:00Z">
            <w:r>
              <w:rPr>
                <w:noProof/>
                <w:webHidden/>
              </w:rPr>
              <w:t>12</w:t>
            </w:r>
            <w:r>
              <w:rPr>
                <w:noProof/>
                <w:webHidden/>
              </w:rPr>
              <w:fldChar w:fldCharType="end"/>
            </w:r>
            <w:r w:rsidRPr="00FD704A">
              <w:rPr>
                <w:rStyle w:val="Hyperlink"/>
                <w:noProof/>
              </w:rPr>
              <w:fldChar w:fldCharType="end"/>
            </w:r>
          </w:ins>
        </w:p>
        <w:p w:rsidR="003C3036" w:rsidRDefault="003C3036">
          <w:pPr>
            <w:pStyle w:val="TOC1"/>
            <w:rPr>
              <w:ins w:id="23" w:author="Nazer Aminou" w:date="2014-07-02T14:20:00Z"/>
              <w:rFonts w:eastAsiaTheme="minorEastAsia" w:cstheme="minorBidi"/>
              <w:noProof/>
              <w:snapToGrid/>
              <w:sz w:val="22"/>
              <w:lang w:val="en-US" w:eastAsia="en-US"/>
            </w:rPr>
          </w:pPr>
          <w:ins w:id="24"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"_Toc392074160"</w:instrText>
            </w:r>
            <w:r w:rsidRPr="00FD704A">
              <w:rPr>
                <w:rStyle w:val="Hyperlink"/>
                <w:noProof/>
              </w:rPr>
              <w:instrText xml:space="preserve"> </w:instrText>
            </w:r>
            <w:r w:rsidRPr="00FD704A">
              <w:rPr>
                <w:rStyle w:val="Hyperlink"/>
                <w:noProof/>
              </w:rPr>
              <w:fldChar w:fldCharType="separate"/>
            </w:r>
            <w:r w:rsidRPr="00FD704A">
              <w:rPr>
                <w:rStyle w:val="Hyperlink"/>
                <w:noProof/>
              </w:rPr>
              <w:t>Configuration requise pour le Kit de démarrage ODAF Openturf</w:t>
            </w:r>
            <w:r>
              <w:rPr>
                <w:noProof/>
                <w:webHidden/>
              </w:rPr>
              <w:tab/>
            </w:r>
            <w:r>
              <w:rPr>
                <w:noProof/>
                <w:webHidden/>
              </w:rPr>
              <w:fldChar w:fldCharType="begin"/>
            </w:r>
            <w:r>
              <w:rPr>
                <w:noProof/>
                <w:webHidden/>
              </w:rPr>
              <w:instrText xml:space="preserve"> PAGEREF _Toc392074160 \h </w:instrText>
            </w:r>
          </w:ins>
          <w:r>
            <w:rPr>
              <w:noProof/>
              <w:webHidden/>
            </w:rPr>
          </w:r>
          <w:r>
            <w:rPr>
              <w:noProof/>
              <w:webHidden/>
            </w:rPr>
            <w:fldChar w:fldCharType="separate"/>
          </w:r>
          <w:ins w:id="25" w:author="Nazer Aminou" w:date="2014-07-02T14:20:00Z">
            <w:r>
              <w:rPr>
                <w:noProof/>
                <w:webHidden/>
              </w:rPr>
              <w:t>15</w:t>
            </w:r>
            <w:r>
              <w:rPr>
                <w:noProof/>
                <w:webHidden/>
              </w:rPr>
              <w:fldChar w:fldCharType="end"/>
            </w:r>
            <w:r w:rsidRPr="00FD704A">
              <w:rPr>
                <w:rStyle w:val="Hyperlink"/>
                <w:noProof/>
              </w:rPr>
              <w:fldChar w:fldCharType="end"/>
            </w:r>
          </w:ins>
        </w:p>
        <w:p w:rsidR="003C3036" w:rsidRDefault="003C3036">
          <w:pPr>
            <w:pStyle w:val="TOC2"/>
            <w:rPr>
              <w:ins w:id="26" w:author="Nazer Aminou" w:date="2014-07-02T14:20:00Z"/>
              <w:rFonts w:eastAsiaTheme="minorEastAsia" w:cstheme="minorBidi"/>
              <w:noProof/>
              <w:snapToGrid/>
              <w:sz w:val="22"/>
              <w:lang w:val="en-US" w:eastAsia="en-US"/>
            </w:rPr>
          </w:pPr>
          <w:ins w:id="27"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"_Toc392074161"</w:instrText>
            </w:r>
            <w:r w:rsidRPr="00FD704A">
              <w:rPr>
                <w:rStyle w:val="Hyperlink"/>
                <w:noProof/>
              </w:rPr>
              <w:instrText xml:space="preserve"> </w:instrText>
            </w:r>
            <w:r w:rsidRPr="00FD704A">
              <w:rPr>
                <w:rStyle w:val="Hyperlink"/>
                <w:noProof/>
              </w:rPr>
              <w:fldChar w:fldCharType="separate"/>
            </w:r>
            <w:r w:rsidRPr="00FD704A">
              <w:rPr>
                <w:rStyle w:val="Hyperlink"/>
                <w:noProof/>
              </w:rPr>
              <w:t>Configuration système</w:t>
            </w:r>
            <w:r>
              <w:rPr>
                <w:noProof/>
                <w:webHidden/>
              </w:rPr>
              <w:tab/>
            </w:r>
            <w:r>
              <w:rPr>
                <w:noProof/>
                <w:webHidden/>
              </w:rPr>
              <w:fldChar w:fldCharType="begin"/>
            </w:r>
            <w:r>
              <w:rPr>
                <w:noProof/>
                <w:webHidden/>
              </w:rPr>
              <w:instrText xml:space="preserve"> PAGEREF _Toc392074161 \h </w:instrText>
            </w:r>
          </w:ins>
          <w:r>
            <w:rPr>
              <w:noProof/>
              <w:webHidden/>
            </w:rPr>
          </w:r>
          <w:r>
            <w:rPr>
              <w:noProof/>
              <w:webHidden/>
            </w:rPr>
            <w:fldChar w:fldCharType="separate"/>
          </w:r>
          <w:ins w:id="28" w:author="Nazer Aminou" w:date="2014-07-02T14:20:00Z">
            <w:r>
              <w:rPr>
                <w:noProof/>
                <w:webHidden/>
              </w:rPr>
              <w:t>15</w:t>
            </w:r>
            <w:r>
              <w:rPr>
                <w:noProof/>
                <w:webHidden/>
              </w:rPr>
              <w:fldChar w:fldCharType="end"/>
            </w:r>
            <w:r w:rsidRPr="00FD704A">
              <w:rPr>
                <w:rStyle w:val="Hyperlink"/>
                <w:noProof/>
              </w:rPr>
              <w:fldChar w:fldCharType="end"/>
            </w:r>
          </w:ins>
        </w:p>
        <w:p w:rsidR="003C3036" w:rsidRDefault="003C3036">
          <w:pPr>
            <w:pStyle w:val="TOC2"/>
            <w:rPr>
              <w:ins w:id="29" w:author="Nazer Aminou" w:date="2014-07-02T14:20:00Z"/>
              <w:rFonts w:eastAsiaTheme="minorEastAsia" w:cstheme="minorBidi"/>
              <w:noProof/>
              <w:snapToGrid/>
              <w:sz w:val="22"/>
              <w:lang w:val="en-US" w:eastAsia="en-US"/>
            </w:rPr>
          </w:pPr>
          <w:ins w:id="30"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"_Toc392074162"</w:instrText>
            </w:r>
            <w:r w:rsidRPr="00FD704A">
              <w:rPr>
                <w:rStyle w:val="Hyperlink"/>
                <w:noProof/>
              </w:rPr>
              <w:instrText xml:space="preserve"> </w:instrText>
            </w:r>
            <w:r w:rsidRPr="00FD704A">
              <w:rPr>
                <w:rStyle w:val="Hyperlink"/>
                <w:noProof/>
              </w:rPr>
              <w:fldChar w:fldCharType="separate"/>
            </w:r>
            <w:r w:rsidRPr="00FD704A">
              <w:rPr>
                <w:rStyle w:val="Hyperlink"/>
                <w:noProof/>
              </w:rPr>
              <w:t>Comment installer les composants système nécessaires</w:t>
            </w:r>
            <w:r>
              <w:rPr>
                <w:noProof/>
                <w:webHidden/>
              </w:rPr>
              <w:tab/>
            </w:r>
            <w:r>
              <w:rPr>
                <w:noProof/>
                <w:webHidden/>
              </w:rPr>
              <w:fldChar w:fldCharType="begin"/>
            </w:r>
            <w:r>
              <w:rPr>
                <w:noProof/>
                <w:webHidden/>
              </w:rPr>
              <w:instrText xml:space="preserve"> PAGEREF _Toc392074162 \h </w:instrText>
            </w:r>
          </w:ins>
          <w:r>
            <w:rPr>
              <w:noProof/>
              <w:webHidden/>
            </w:rPr>
          </w:r>
          <w:r>
            <w:rPr>
              <w:noProof/>
              <w:webHidden/>
            </w:rPr>
            <w:fldChar w:fldCharType="separate"/>
          </w:r>
          <w:ins w:id="31" w:author="Nazer Aminou" w:date="2014-07-02T14:20:00Z">
            <w:r>
              <w:rPr>
                <w:noProof/>
                <w:webHidden/>
              </w:rPr>
              <w:t>17</w:t>
            </w:r>
            <w:r>
              <w:rPr>
                <w:noProof/>
                <w:webHidden/>
              </w:rPr>
              <w:fldChar w:fldCharType="end"/>
            </w:r>
            <w:r w:rsidRPr="00FD704A">
              <w:rPr>
                <w:rStyle w:val="Hyperlink"/>
                <w:noProof/>
              </w:rPr>
              <w:fldChar w:fldCharType="end"/>
            </w:r>
          </w:ins>
        </w:p>
        <w:p w:rsidR="003C3036" w:rsidRDefault="003C3036">
          <w:pPr>
            <w:pStyle w:val="TOC1"/>
            <w:rPr>
              <w:ins w:id="32" w:author="Nazer Aminou" w:date="2014-07-02T14:20:00Z"/>
              <w:rFonts w:eastAsiaTheme="minorEastAsia" w:cstheme="minorBidi"/>
              <w:noProof/>
              <w:snapToGrid/>
              <w:sz w:val="22"/>
              <w:lang w:val="en-US" w:eastAsia="en-US"/>
            </w:rPr>
          </w:pPr>
          <w:ins w:id="33"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"_Toc392074163"</w:instrText>
            </w:r>
            <w:r w:rsidRPr="00FD704A">
              <w:rPr>
                <w:rStyle w:val="Hyperlink"/>
                <w:noProof/>
              </w:rPr>
              <w:instrText xml:space="preserve"> </w:instrText>
            </w:r>
            <w:r w:rsidRPr="00FD704A">
              <w:rPr>
                <w:rStyle w:val="Hyperlink"/>
                <w:noProof/>
              </w:rPr>
              <w:fldChar w:fldCharType="separate"/>
            </w:r>
            <w:r w:rsidRPr="00FD704A">
              <w:rPr>
                <w:rStyle w:val="Hyperlink"/>
                <w:noProof/>
              </w:rPr>
              <w:t>Obtention des sources du kit de démarrage ODAF Openturf</w:t>
            </w:r>
            <w:r>
              <w:rPr>
                <w:noProof/>
                <w:webHidden/>
              </w:rPr>
              <w:tab/>
            </w:r>
            <w:r>
              <w:rPr>
                <w:noProof/>
                <w:webHidden/>
              </w:rPr>
              <w:fldChar w:fldCharType="begin"/>
            </w:r>
            <w:r>
              <w:rPr>
                <w:noProof/>
                <w:webHidden/>
              </w:rPr>
              <w:instrText xml:space="preserve"> PAGEREF _Toc392074163 \h </w:instrText>
            </w:r>
          </w:ins>
          <w:r>
            <w:rPr>
              <w:noProof/>
              <w:webHidden/>
            </w:rPr>
          </w:r>
          <w:r>
            <w:rPr>
              <w:noProof/>
              <w:webHidden/>
            </w:rPr>
            <w:fldChar w:fldCharType="separate"/>
          </w:r>
          <w:ins w:id="34" w:author="Nazer Aminou" w:date="2014-07-02T14:20:00Z">
            <w:r>
              <w:rPr>
                <w:noProof/>
                <w:webHidden/>
              </w:rPr>
              <w:t>18</w:t>
            </w:r>
            <w:r>
              <w:rPr>
                <w:noProof/>
                <w:webHidden/>
              </w:rPr>
              <w:fldChar w:fldCharType="end"/>
            </w:r>
            <w:r w:rsidRPr="00FD704A">
              <w:rPr>
                <w:rStyle w:val="Hyperlink"/>
                <w:noProof/>
              </w:rPr>
              <w:fldChar w:fldCharType="end"/>
            </w:r>
          </w:ins>
        </w:p>
        <w:p w:rsidR="003C3036" w:rsidRDefault="003C3036">
          <w:pPr>
            <w:pStyle w:val="TOC1"/>
            <w:rPr>
              <w:ins w:id="35" w:author="Nazer Aminou" w:date="2014-07-02T14:20:00Z"/>
              <w:rFonts w:eastAsiaTheme="minorEastAsia" w:cstheme="minorBidi"/>
              <w:noProof/>
              <w:snapToGrid/>
              <w:sz w:val="22"/>
              <w:lang w:val="en-US" w:eastAsia="en-US"/>
            </w:rPr>
          </w:pPr>
          <w:ins w:id="36"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"_Toc392074164"</w:instrText>
            </w:r>
            <w:r w:rsidRPr="00FD704A">
              <w:rPr>
                <w:rStyle w:val="Hyperlink"/>
                <w:noProof/>
              </w:rPr>
              <w:instrText xml:space="preserve"> </w:instrText>
            </w:r>
            <w:r w:rsidRPr="00FD704A">
              <w:rPr>
                <w:rStyle w:val="Hyperlink"/>
                <w:noProof/>
              </w:rPr>
              <w:fldChar w:fldCharType="separate"/>
            </w:r>
            <w:r w:rsidRPr="00FD704A">
              <w:rPr>
                <w:rStyle w:val="Hyperlink"/>
                <w:noProof/>
              </w:rPr>
              <w:t>Contenu du Kit de démarrage ODAF Openturf</w:t>
            </w:r>
            <w:r>
              <w:rPr>
                <w:noProof/>
                <w:webHidden/>
              </w:rPr>
              <w:tab/>
            </w:r>
            <w:r>
              <w:rPr>
                <w:noProof/>
                <w:webHidden/>
              </w:rPr>
              <w:fldChar w:fldCharType="begin"/>
            </w:r>
            <w:r>
              <w:rPr>
                <w:noProof/>
                <w:webHidden/>
              </w:rPr>
              <w:instrText xml:space="preserve"> PAGEREF _Toc392074164 \h </w:instrText>
            </w:r>
          </w:ins>
          <w:r>
            <w:rPr>
              <w:noProof/>
              <w:webHidden/>
            </w:rPr>
          </w:r>
          <w:r>
            <w:rPr>
              <w:noProof/>
              <w:webHidden/>
            </w:rPr>
            <w:fldChar w:fldCharType="separate"/>
          </w:r>
          <w:ins w:id="37" w:author="Nazer Aminou" w:date="2014-07-02T14:20:00Z">
            <w:r>
              <w:rPr>
                <w:noProof/>
                <w:webHidden/>
              </w:rPr>
              <w:t>19</w:t>
            </w:r>
            <w:r>
              <w:rPr>
                <w:noProof/>
                <w:webHidden/>
              </w:rPr>
              <w:fldChar w:fldCharType="end"/>
            </w:r>
            <w:r w:rsidRPr="00FD704A">
              <w:rPr>
                <w:rStyle w:val="Hyperlink"/>
                <w:noProof/>
              </w:rPr>
              <w:fldChar w:fldCharType="end"/>
            </w:r>
          </w:ins>
        </w:p>
        <w:p w:rsidR="003C3036" w:rsidRDefault="003C3036">
          <w:pPr>
            <w:pStyle w:val="TOC1"/>
            <w:rPr>
              <w:ins w:id="38" w:author="Nazer Aminou" w:date="2014-07-02T14:20:00Z"/>
              <w:rFonts w:eastAsiaTheme="minorEastAsia" w:cstheme="minorBidi"/>
              <w:noProof/>
              <w:snapToGrid/>
              <w:sz w:val="22"/>
              <w:lang w:val="en-US" w:eastAsia="en-US"/>
            </w:rPr>
          </w:pPr>
          <w:ins w:id="39"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"_Toc392074165"</w:instrText>
            </w:r>
            <w:r w:rsidRPr="00FD704A">
              <w:rPr>
                <w:rStyle w:val="Hyperlink"/>
                <w:noProof/>
              </w:rPr>
              <w:instrText xml:space="preserve"> </w:instrText>
            </w:r>
            <w:r w:rsidRPr="00FD704A">
              <w:rPr>
                <w:rStyle w:val="Hyperlink"/>
                <w:noProof/>
              </w:rPr>
              <w:fldChar w:fldCharType="separate"/>
            </w:r>
            <w:r w:rsidRPr="00FD704A">
              <w:rPr>
                <w:rStyle w:val="Hyperlink"/>
                <w:noProof/>
              </w:rPr>
              <w:t>Organisation du code source du Kit de démarrage</w:t>
            </w:r>
            <w:r>
              <w:rPr>
                <w:noProof/>
                <w:webHidden/>
              </w:rPr>
              <w:tab/>
            </w:r>
            <w:r>
              <w:rPr>
                <w:noProof/>
                <w:webHidden/>
              </w:rPr>
              <w:fldChar w:fldCharType="begin"/>
            </w:r>
            <w:r>
              <w:rPr>
                <w:noProof/>
                <w:webHidden/>
              </w:rPr>
              <w:instrText xml:space="preserve"> PAGEREF _Toc392074165 \h </w:instrText>
            </w:r>
          </w:ins>
          <w:r>
            <w:rPr>
              <w:noProof/>
              <w:webHidden/>
            </w:rPr>
          </w:r>
          <w:r>
            <w:rPr>
              <w:noProof/>
              <w:webHidden/>
            </w:rPr>
            <w:fldChar w:fldCharType="separate"/>
          </w:r>
          <w:ins w:id="40" w:author="Nazer Aminou" w:date="2014-07-02T14:20:00Z">
            <w:r>
              <w:rPr>
                <w:noProof/>
                <w:webHidden/>
              </w:rPr>
              <w:t>21</w:t>
            </w:r>
            <w:r>
              <w:rPr>
                <w:noProof/>
                <w:webHidden/>
              </w:rPr>
              <w:fldChar w:fldCharType="end"/>
            </w:r>
            <w:r w:rsidRPr="00FD704A">
              <w:rPr>
                <w:rStyle w:val="Hyperlink"/>
                <w:noProof/>
              </w:rPr>
              <w:fldChar w:fldCharType="end"/>
            </w:r>
          </w:ins>
        </w:p>
        <w:p w:rsidR="003C3036" w:rsidRDefault="003C3036">
          <w:pPr>
            <w:pStyle w:val="TOC2"/>
            <w:rPr>
              <w:ins w:id="41" w:author="Nazer Aminou" w:date="2014-07-02T14:20:00Z"/>
              <w:rFonts w:eastAsiaTheme="minorEastAsia" w:cstheme="minorBidi"/>
              <w:noProof/>
              <w:snapToGrid/>
              <w:sz w:val="22"/>
              <w:lang w:val="en-US" w:eastAsia="en-US"/>
            </w:rPr>
          </w:pPr>
          <w:ins w:id="42"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"_Toc392074166"</w:instrText>
            </w:r>
            <w:r w:rsidRPr="00FD704A">
              <w:rPr>
                <w:rStyle w:val="Hyperlink"/>
                <w:noProof/>
              </w:rPr>
              <w:instrText xml:space="preserve"> </w:instrText>
            </w:r>
            <w:r w:rsidRPr="00FD704A">
              <w:rPr>
                <w:rStyle w:val="Hyperlink"/>
                <w:noProof/>
              </w:rPr>
              <w:fldChar w:fldCharType="separate"/>
            </w:r>
            <w:r w:rsidRPr="00FD704A">
              <w:rPr>
                <w:rStyle w:val="Hyperlink"/>
                <w:noProof/>
              </w:rPr>
              <w:t>Dossier Database</w:t>
            </w:r>
            <w:r>
              <w:rPr>
                <w:noProof/>
                <w:webHidden/>
              </w:rPr>
              <w:tab/>
            </w:r>
            <w:r>
              <w:rPr>
                <w:noProof/>
                <w:webHidden/>
              </w:rPr>
              <w:fldChar w:fldCharType="begin"/>
            </w:r>
            <w:r>
              <w:rPr>
                <w:noProof/>
                <w:webHidden/>
              </w:rPr>
              <w:instrText xml:space="preserve"> PAGEREF _Toc392074166 \h </w:instrText>
            </w:r>
          </w:ins>
          <w:r>
            <w:rPr>
              <w:noProof/>
              <w:webHidden/>
            </w:rPr>
          </w:r>
          <w:r>
            <w:rPr>
              <w:noProof/>
              <w:webHidden/>
            </w:rPr>
            <w:fldChar w:fldCharType="separate"/>
          </w:r>
          <w:ins w:id="43" w:author="Nazer Aminou" w:date="2014-07-02T14:20:00Z">
            <w:r>
              <w:rPr>
                <w:noProof/>
                <w:webHidden/>
              </w:rPr>
              <w:t>22</w:t>
            </w:r>
            <w:r>
              <w:rPr>
                <w:noProof/>
                <w:webHidden/>
              </w:rPr>
              <w:fldChar w:fldCharType="end"/>
            </w:r>
            <w:r w:rsidRPr="00FD704A">
              <w:rPr>
                <w:rStyle w:val="Hyperlink"/>
                <w:noProof/>
              </w:rPr>
              <w:fldChar w:fldCharType="end"/>
            </w:r>
          </w:ins>
        </w:p>
        <w:p w:rsidR="003C3036" w:rsidRDefault="003C3036">
          <w:pPr>
            <w:pStyle w:val="TOC3"/>
            <w:rPr>
              <w:ins w:id="44" w:author="Nazer Aminou" w:date="2014-07-02T14:20:00Z"/>
              <w:rFonts w:eastAsiaTheme="minorEastAsia" w:cstheme="minorBidi"/>
              <w:noProof/>
              <w:snapToGrid/>
              <w:sz w:val="22"/>
              <w:lang w:val="en-US" w:eastAsia="en-US"/>
            </w:rPr>
          </w:pPr>
          <w:ins w:id="45"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"_Toc392074167"</w:instrText>
            </w:r>
            <w:r w:rsidRPr="00FD704A">
              <w:rPr>
                <w:rStyle w:val="Hyperlink"/>
                <w:noProof/>
              </w:rPr>
              <w:instrText xml:space="preserve"> </w:instrText>
            </w:r>
            <w:r w:rsidRPr="00FD704A">
              <w:rPr>
                <w:rStyle w:val="Hyperlink"/>
                <w:noProof/>
              </w:rPr>
              <w:fldChar w:fldCharType="separate"/>
            </w:r>
            <w:r w:rsidRPr="00FD704A">
              <w:rPr>
                <w:rStyle w:val="Hyperlink"/>
                <w:noProof/>
              </w:rPr>
              <w:t>Scripts SQL</w:t>
            </w:r>
            <w:r>
              <w:rPr>
                <w:noProof/>
                <w:webHidden/>
              </w:rPr>
              <w:tab/>
            </w:r>
            <w:r>
              <w:rPr>
                <w:noProof/>
                <w:webHidden/>
              </w:rPr>
              <w:fldChar w:fldCharType="begin"/>
            </w:r>
            <w:r>
              <w:rPr>
                <w:noProof/>
                <w:webHidden/>
              </w:rPr>
              <w:instrText xml:space="preserve"> PAGEREF _Toc392074167 \h </w:instrText>
            </w:r>
          </w:ins>
          <w:r>
            <w:rPr>
              <w:noProof/>
              <w:webHidden/>
            </w:rPr>
          </w:r>
          <w:r>
            <w:rPr>
              <w:noProof/>
              <w:webHidden/>
            </w:rPr>
            <w:fldChar w:fldCharType="separate"/>
          </w:r>
          <w:ins w:id="46" w:author="Nazer Aminou" w:date="2014-07-02T14:20:00Z">
            <w:r>
              <w:rPr>
                <w:noProof/>
                <w:webHidden/>
              </w:rPr>
              <w:t>22</w:t>
            </w:r>
            <w:r>
              <w:rPr>
                <w:noProof/>
                <w:webHidden/>
              </w:rPr>
              <w:fldChar w:fldCharType="end"/>
            </w:r>
            <w:r w:rsidRPr="00FD704A">
              <w:rPr>
                <w:rStyle w:val="Hyperlink"/>
                <w:noProof/>
              </w:rPr>
              <w:fldChar w:fldCharType="end"/>
            </w:r>
          </w:ins>
        </w:p>
        <w:p w:rsidR="003C3036" w:rsidRDefault="003C3036">
          <w:pPr>
            <w:pStyle w:val="TOC3"/>
            <w:rPr>
              <w:ins w:id="47" w:author="Nazer Aminou" w:date="2014-07-02T14:20:00Z"/>
              <w:rFonts w:eastAsiaTheme="minorEastAsia" w:cstheme="minorBidi"/>
              <w:noProof/>
              <w:snapToGrid/>
              <w:sz w:val="22"/>
              <w:lang w:val="en-US" w:eastAsia="en-US"/>
            </w:rPr>
          </w:pPr>
          <w:ins w:id="48"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"_Toc392074168"</w:instrText>
            </w:r>
            <w:r w:rsidRPr="00FD704A">
              <w:rPr>
                <w:rStyle w:val="Hyperlink"/>
                <w:noProof/>
              </w:rPr>
              <w:instrText xml:space="preserve"> </w:instrText>
            </w:r>
            <w:r w:rsidRPr="00FD704A">
              <w:rPr>
                <w:rStyle w:val="Hyperlink"/>
                <w:noProof/>
              </w:rPr>
              <w:fldChar w:fldCharType="separate"/>
            </w:r>
            <w:r w:rsidRPr="00FD704A">
              <w:rPr>
                <w:rStyle w:val="Hyperlink"/>
                <w:noProof/>
              </w:rPr>
              <w:t>Organisation projet ODAF.Data</w:t>
            </w:r>
            <w:r>
              <w:rPr>
                <w:noProof/>
                <w:webHidden/>
              </w:rPr>
              <w:tab/>
            </w:r>
            <w:r>
              <w:rPr>
                <w:noProof/>
                <w:webHidden/>
              </w:rPr>
              <w:fldChar w:fldCharType="begin"/>
            </w:r>
            <w:r>
              <w:rPr>
                <w:noProof/>
                <w:webHidden/>
              </w:rPr>
              <w:instrText xml:space="preserve"> PAGEREF _Toc392074168 \h </w:instrText>
            </w:r>
          </w:ins>
          <w:r>
            <w:rPr>
              <w:noProof/>
              <w:webHidden/>
            </w:rPr>
          </w:r>
          <w:r>
            <w:rPr>
              <w:noProof/>
              <w:webHidden/>
            </w:rPr>
            <w:fldChar w:fldCharType="separate"/>
          </w:r>
          <w:ins w:id="49" w:author="Nazer Aminou" w:date="2014-07-02T14:20:00Z">
            <w:r>
              <w:rPr>
                <w:noProof/>
                <w:webHidden/>
              </w:rPr>
              <w:t>23</w:t>
            </w:r>
            <w:r>
              <w:rPr>
                <w:noProof/>
                <w:webHidden/>
              </w:rPr>
              <w:fldChar w:fldCharType="end"/>
            </w:r>
            <w:r w:rsidRPr="00FD704A">
              <w:rPr>
                <w:rStyle w:val="Hyperlink"/>
                <w:noProof/>
              </w:rPr>
              <w:fldChar w:fldCharType="end"/>
            </w:r>
          </w:ins>
        </w:p>
        <w:p w:rsidR="003C3036" w:rsidRDefault="003C3036">
          <w:pPr>
            <w:pStyle w:val="TOC3"/>
            <w:rPr>
              <w:ins w:id="50" w:author="Nazer Aminou" w:date="2014-07-02T14:20:00Z"/>
              <w:rFonts w:eastAsiaTheme="minorEastAsia" w:cstheme="minorBidi"/>
              <w:noProof/>
              <w:snapToGrid/>
              <w:sz w:val="22"/>
              <w:lang w:val="en-US" w:eastAsia="en-US"/>
            </w:rPr>
          </w:pPr>
          <w:ins w:id="51"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"_Toc392074169"</w:instrText>
            </w:r>
            <w:r w:rsidRPr="00FD704A">
              <w:rPr>
                <w:rStyle w:val="Hyperlink"/>
                <w:noProof/>
              </w:rPr>
              <w:instrText xml:space="preserve"> </w:instrText>
            </w:r>
            <w:r w:rsidRPr="00FD704A">
              <w:rPr>
                <w:rStyle w:val="Hyperlink"/>
                <w:noProof/>
              </w:rPr>
              <w:fldChar w:fldCharType="separate"/>
            </w:r>
            <w:r w:rsidRPr="00FD704A">
              <w:rPr>
                <w:rStyle w:val="Hyperlink"/>
                <w:noProof/>
              </w:rPr>
              <w:t>Eléments de configuration</w:t>
            </w:r>
            <w:r>
              <w:rPr>
                <w:noProof/>
                <w:webHidden/>
              </w:rPr>
              <w:tab/>
            </w:r>
            <w:r>
              <w:rPr>
                <w:noProof/>
                <w:webHidden/>
              </w:rPr>
              <w:fldChar w:fldCharType="begin"/>
            </w:r>
            <w:r>
              <w:rPr>
                <w:noProof/>
                <w:webHidden/>
              </w:rPr>
              <w:instrText xml:space="preserve"> PAGEREF _Toc392074169 \h </w:instrText>
            </w:r>
          </w:ins>
          <w:r>
            <w:rPr>
              <w:noProof/>
              <w:webHidden/>
            </w:rPr>
          </w:r>
          <w:r>
            <w:rPr>
              <w:noProof/>
              <w:webHidden/>
            </w:rPr>
            <w:fldChar w:fldCharType="separate"/>
          </w:r>
          <w:ins w:id="52" w:author="Nazer Aminou" w:date="2014-07-02T14:20:00Z">
            <w:r>
              <w:rPr>
                <w:noProof/>
                <w:webHidden/>
              </w:rPr>
              <w:t>23</w:t>
            </w:r>
            <w:r>
              <w:rPr>
                <w:noProof/>
                <w:webHidden/>
              </w:rPr>
              <w:fldChar w:fldCharType="end"/>
            </w:r>
            <w:r w:rsidRPr="00FD704A">
              <w:rPr>
                <w:rStyle w:val="Hyperlink"/>
                <w:noProof/>
              </w:rPr>
              <w:fldChar w:fldCharType="end"/>
            </w:r>
          </w:ins>
        </w:p>
        <w:p w:rsidR="003C3036" w:rsidRDefault="003C3036">
          <w:pPr>
            <w:pStyle w:val="TOC2"/>
            <w:rPr>
              <w:ins w:id="53" w:author="Nazer Aminou" w:date="2014-07-02T14:20:00Z"/>
              <w:rFonts w:eastAsiaTheme="minorEastAsia" w:cstheme="minorBidi"/>
              <w:noProof/>
              <w:snapToGrid/>
              <w:sz w:val="22"/>
              <w:lang w:val="en-US" w:eastAsia="en-US"/>
            </w:rPr>
          </w:pPr>
          <w:ins w:id="54"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"_Toc392074170"</w:instrText>
            </w:r>
            <w:r w:rsidRPr="00FD704A">
              <w:rPr>
                <w:rStyle w:val="Hyperlink"/>
                <w:noProof/>
              </w:rPr>
              <w:instrText xml:space="preserve"> </w:instrText>
            </w:r>
            <w:r w:rsidRPr="00FD704A">
              <w:rPr>
                <w:rStyle w:val="Hyperlink"/>
                <w:noProof/>
              </w:rPr>
              <w:fldChar w:fldCharType="separate"/>
            </w:r>
            <w:r w:rsidRPr="00FD704A">
              <w:rPr>
                <w:rStyle w:val="Hyperlink"/>
                <w:noProof/>
              </w:rPr>
              <w:t xml:space="preserve">Dossier </w:t>
            </w:r>
            <w:r w:rsidRPr="00FD704A">
              <w:rPr>
                <w:rStyle w:val="Hyperlink"/>
                <w:i/>
                <w:noProof/>
              </w:rPr>
              <w:t>ODAF.Azure</w:t>
            </w:r>
            <w:r>
              <w:rPr>
                <w:noProof/>
                <w:webHidden/>
              </w:rPr>
              <w:tab/>
            </w:r>
            <w:r>
              <w:rPr>
                <w:noProof/>
                <w:webHidden/>
              </w:rPr>
              <w:fldChar w:fldCharType="begin"/>
            </w:r>
            <w:r>
              <w:rPr>
                <w:noProof/>
                <w:webHidden/>
              </w:rPr>
              <w:instrText xml:space="preserve"> PAGEREF _Toc392074170 \h </w:instrText>
            </w:r>
          </w:ins>
          <w:r>
            <w:rPr>
              <w:noProof/>
              <w:webHidden/>
            </w:rPr>
          </w:r>
          <w:r>
            <w:rPr>
              <w:noProof/>
              <w:webHidden/>
            </w:rPr>
            <w:fldChar w:fldCharType="separate"/>
          </w:r>
          <w:ins w:id="55" w:author="Nazer Aminou" w:date="2014-07-02T14:20:00Z">
            <w:r>
              <w:rPr>
                <w:noProof/>
                <w:webHidden/>
              </w:rPr>
              <w:t>24</w:t>
            </w:r>
            <w:r>
              <w:rPr>
                <w:noProof/>
                <w:webHidden/>
              </w:rPr>
              <w:fldChar w:fldCharType="end"/>
            </w:r>
            <w:r w:rsidRPr="00FD704A">
              <w:rPr>
                <w:rStyle w:val="Hyperlink"/>
                <w:noProof/>
              </w:rPr>
              <w:fldChar w:fldCharType="end"/>
            </w:r>
          </w:ins>
        </w:p>
        <w:p w:rsidR="003C3036" w:rsidRDefault="003C3036">
          <w:pPr>
            <w:pStyle w:val="TOC2"/>
            <w:rPr>
              <w:ins w:id="56" w:author="Nazer Aminou" w:date="2014-07-02T14:20:00Z"/>
              <w:rFonts w:eastAsiaTheme="minorEastAsia" w:cstheme="minorBidi"/>
              <w:noProof/>
              <w:snapToGrid/>
              <w:sz w:val="22"/>
              <w:lang w:val="en-US" w:eastAsia="en-US"/>
            </w:rPr>
          </w:pPr>
          <w:ins w:id="57"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"_Toc392074171"</w:instrText>
            </w:r>
            <w:r w:rsidRPr="00FD704A">
              <w:rPr>
                <w:rStyle w:val="Hyperlink"/>
                <w:noProof/>
              </w:rPr>
              <w:instrText xml:space="preserve"> </w:instrText>
            </w:r>
            <w:r w:rsidRPr="00FD704A">
              <w:rPr>
                <w:rStyle w:val="Hyperlink"/>
                <w:noProof/>
              </w:rPr>
              <w:fldChar w:fldCharType="separate"/>
            </w:r>
            <w:r w:rsidRPr="00FD704A">
              <w:rPr>
                <w:rStyle w:val="Hyperlink"/>
                <w:noProof/>
              </w:rPr>
              <w:t xml:space="preserve">Dossier </w:t>
            </w:r>
            <w:r w:rsidRPr="00FD704A">
              <w:rPr>
                <w:rStyle w:val="Hyperlink"/>
                <w:i/>
                <w:noProof/>
              </w:rPr>
              <w:t>ODAF.Android</w:t>
            </w:r>
            <w:r>
              <w:rPr>
                <w:noProof/>
                <w:webHidden/>
              </w:rPr>
              <w:tab/>
            </w:r>
            <w:r>
              <w:rPr>
                <w:noProof/>
                <w:webHidden/>
              </w:rPr>
              <w:fldChar w:fldCharType="begin"/>
            </w:r>
            <w:r>
              <w:rPr>
                <w:noProof/>
                <w:webHidden/>
              </w:rPr>
              <w:instrText xml:space="preserve"> PAGEREF _Toc392074171 \h </w:instrText>
            </w:r>
          </w:ins>
          <w:r>
            <w:rPr>
              <w:noProof/>
              <w:webHidden/>
            </w:rPr>
          </w:r>
          <w:r>
            <w:rPr>
              <w:noProof/>
              <w:webHidden/>
            </w:rPr>
            <w:fldChar w:fldCharType="separate"/>
          </w:r>
          <w:ins w:id="58" w:author="Nazer Aminou" w:date="2014-07-02T14:20:00Z">
            <w:r>
              <w:rPr>
                <w:noProof/>
                <w:webHidden/>
              </w:rPr>
              <w:t>25</w:t>
            </w:r>
            <w:r>
              <w:rPr>
                <w:noProof/>
                <w:webHidden/>
              </w:rPr>
              <w:fldChar w:fldCharType="end"/>
            </w:r>
            <w:r w:rsidRPr="00FD704A">
              <w:rPr>
                <w:rStyle w:val="Hyperlink"/>
                <w:noProof/>
              </w:rPr>
              <w:fldChar w:fldCharType="end"/>
            </w:r>
          </w:ins>
        </w:p>
        <w:p w:rsidR="003C3036" w:rsidRDefault="003C3036">
          <w:pPr>
            <w:pStyle w:val="TOC3"/>
            <w:rPr>
              <w:ins w:id="59" w:author="Nazer Aminou" w:date="2014-07-02T14:20:00Z"/>
              <w:rFonts w:eastAsiaTheme="minorEastAsia" w:cstheme="minorBidi"/>
              <w:noProof/>
              <w:snapToGrid/>
              <w:sz w:val="22"/>
              <w:lang w:val="en-US" w:eastAsia="en-US"/>
            </w:rPr>
          </w:pPr>
          <w:ins w:id="60"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"_Toc392074172"</w:instrText>
            </w:r>
            <w:r w:rsidRPr="00FD704A">
              <w:rPr>
                <w:rStyle w:val="Hyperlink"/>
                <w:noProof/>
              </w:rPr>
              <w:instrText xml:space="preserve"> </w:instrText>
            </w:r>
            <w:r w:rsidRPr="00FD704A">
              <w:rPr>
                <w:rStyle w:val="Hyperlink"/>
                <w:noProof/>
              </w:rPr>
              <w:fldChar w:fldCharType="separate"/>
            </w:r>
            <w:r w:rsidRPr="00FD704A">
              <w:rPr>
                <w:rStyle w:val="Hyperlink"/>
                <w:noProof/>
              </w:rPr>
              <w:t>Eléments de configuration</w:t>
            </w:r>
            <w:r>
              <w:rPr>
                <w:noProof/>
                <w:webHidden/>
              </w:rPr>
              <w:tab/>
            </w:r>
            <w:r>
              <w:rPr>
                <w:noProof/>
                <w:webHidden/>
              </w:rPr>
              <w:fldChar w:fldCharType="begin"/>
            </w:r>
            <w:r>
              <w:rPr>
                <w:noProof/>
                <w:webHidden/>
              </w:rPr>
              <w:instrText xml:space="preserve"> PAGEREF _Toc392074172 \h </w:instrText>
            </w:r>
          </w:ins>
          <w:r>
            <w:rPr>
              <w:noProof/>
              <w:webHidden/>
            </w:rPr>
          </w:r>
          <w:r>
            <w:rPr>
              <w:noProof/>
              <w:webHidden/>
            </w:rPr>
            <w:fldChar w:fldCharType="separate"/>
          </w:r>
          <w:ins w:id="61" w:author="Nazer Aminou" w:date="2014-07-02T14:20:00Z">
            <w:r>
              <w:rPr>
                <w:noProof/>
                <w:webHidden/>
              </w:rPr>
              <w:t>25</w:t>
            </w:r>
            <w:r>
              <w:rPr>
                <w:noProof/>
                <w:webHidden/>
              </w:rPr>
              <w:fldChar w:fldCharType="end"/>
            </w:r>
            <w:r w:rsidRPr="00FD704A">
              <w:rPr>
                <w:rStyle w:val="Hyperlink"/>
                <w:noProof/>
              </w:rPr>
              <w:fldChar w:fldCharType="end"/>
            </w:r>
          </w:ins>
        </w:p>
        <w:p w:rsidR="003C3036" w:rsidRDefault="003C3036">
          <w:pPr>
            <w:pStyle w:val="TOC2"/>
            <w:rPr>
              <w:ins w:id="62" w:author="Nazer Aminou" w:date="2014-07-02T14:20:00Z"/>
              <w:rFonts w:eastAsiaTheme="minorEastAsia" w:cstheme="minorBidi"/>
              <w:noProof/>
              <w:snapToGrid/>
              <w:sz w:val="22"/>
              <w:lang w:val="en-US" w:eastAsia="en-US"/>
            </w:rPr>
          </w:pPr>
          <w:ins w:id="63"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"_Toc392074173"</w:instrText>
            </w:r>
            <w:r w:rsidRPr="00FD704A">
              <w:rPr>
                <w:rStyle w:val="Hyperlink"/>
                <w:noProof/>
              </w:rPr>
              <w:instrText xml:space="preserve"> </w:instrText>
            </w:r>
            <w:r w:rsidRPr="00FD704A">
              <w:rPr>
                <w:rStyle w:val="Hyperlink"/>
                <w:noProof/>
              </w:rPr>
              <w:fldChar w:fldCharType="separate"/>
            </w:r>
            <w:r w:rsidRPr="00FD704A">
              <w:rPr>
                <w:rStyle w:val="Hyperlink"/>
                <w:noProof/>
              </w:rPr>
              <w:t xml:space="preserve">Dossier </w:t>
            </w:r>
            <w:r w:rsidRPr="00FD704A">
              <w:rPr>
                <w:rStyle w:val="Hyperlink"/>
                <w:i/>
                <w:noProof/>
              </w:rPr>
              <w:t>ODAF.iPhoneApp</w:t>
            </w:r>
            <w:r>
              <w:rPr>
                <w:noProof/>
                <w:webHidden/>
              </w:rPr>
              <w:tab/>
            </w:r>
            <w:r>
              <w:rPr>
                <w:noProof/>
                <w:webHidden/>
              </w:rPr>
              <w:fldChar w:fldCharType="begin"/>
            </w:r>
            <w:r>
              <w:rPr>
                <w:noProof/>
                <w:webHidden/>
              </w:rPr>
              <w:instrText xml:space="preserve"> PAGEREF _Toc392074173 \h </w:instrText>
            </w:r>
          </w:ins>
          <w:r>
            <w:rPr>
              <w:noProof/>
              <w:webHidden/>
            </w:rPr>
          </w:r>
          <w:r>
            <w:rPr>
              <w:noProof/>
              <w:webHidden/>
            </w:rPr>
            <w:fldChar w:fldCharType="separate"/>
          </w:r>
          <w:ins w:id="64" w:author="Nazer Aminou" w:date="2014-07-02T14:20:00Z">
            <w:r>
              <w:rPr>
                <w:noProof/>
                <w:webHidden/>
              </w:rPr>
              <w:t>26</w:t>
            </w:r>
            <w:r>
              <w:rPr>
                <w:noProof/>
                <w:webHidden/>
              </w:rPr>
              <w:fldChar w:fldCharType="end"/>
            </w:r>
            <w:r w:rsidRPr="00FD704A">
              <w:rPr>
                <w:rStyle w:val="Hyperlink"/>
                <w:noProof/>
              </w:rPr>
              <w:fldChar w:fldCharType="end"/>
            </w:r>
          </w:ins>
        </w:p>
        <w:p w:rsidR="003C3036" w:rsidRDefault="003C3036">
          <w:pPr>
            <w:pStyle w:val="TOC3"/>
            <w:rPr>
              <w:ins w:id="65" w:author="Nazer Aminou" w:date="2014-07-02T14:20:00Z"/>
              <w:rFonts w:eastAsiaTheme="minorEastAsia" w:cstheme="minorBidi"/>
              <w:noProof/>
              <w:snapToGrid/>
              <w:sz w:val="22"/>
              <w:lang w:val="en-US" w:eastAsia="en-US"/>
            </w:rPr>
          </w:pPr>
          <w:ins w:id="66"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"_Toc392074174"</w:instrText>
            </w:r>
            <w:r w:rsidRPr="00FD704A">
              <w:rPr>
                <w:rStyle w:val="Hyperlink"/>
                <w:noProof/>
              </w:rPr>
              <w:instrText xml:space="preserve"> </w:instrText>
            </w:r>
            <w:r w:rsidRPr="00FD704A">
              <w:rPr>
                <w:rStyle w:val="Hyperlink"/>
                <w:noProof/>
              </w:rPr>
              <w:fldChar w:fldCharType="separate"/>
            </w:r>
            <w:r w:rsidRPr="00FD704A">
              <w:rPr>
                <w:rStyle w:val="Hyperlink"/>
                <w:noProof/>
              </w:rPr>
              <w:t>Eléments de configuration</w:t>
            </w:r>
            <w:r>
              <w:rPr>
                <w:noProof/>
                <w:webHidden/>
              </w:rPr>
              <w:tab/>
            </w:r>
            <w:r>
              <w:rPr>
                <w:noProof/>
                <w:webHidden/>
              </w:rPr>
              <w:fldChar w:fldCharType="begin"/>
            </w:r>
            <w:r>
              <w:rPr>
                <w:noProof/>
                <w:webHidden/>
              </w:rPr>
              <w:instrText xml:space="preserve"> PAGEREF _Toc392074174 \h </w:instrText>
            </w:r>
          </w:ins>
          <w:r>
            <w:rPr>
              <w:noProof/>
              <w:webHidden/>
            </w:rPr>
          </w:r>
          <w:r>
            <w:rPr>
              <w:noProof/>
              <w:webHidden/>
            </w:rPr>
            <w:fldChar w:fldCharType="separate"/>
          </w:r>
          <w:ins w:id="67" w:author="Nazer Aminou" w:date="2014-07-02T14:20:00Z">
            <w:r>
              <w:rPr>
                <w:noProof/>
                <w:webHidden/>
              </w:rPr>
              <w:t>26</w:t>
            </w:r>
            <w:r>
              <w:rPr>
                <w:noProof/>
                <w:webHidden/>
              </w:rPr>
              <w:fldChar w:fldCharType="end"/>
            </w:r>
            <w:r w:rsidRPr="00FD704A">
              <w:rPr>
                <w:rStyle w:val="Hyperlink"/>
                <w:noProof/>
              </w:rPr>
              <w:fldChar w:fldCharType="end"/>
            </w:r>
          </w:ins>
        </w:p>
        <w:p w:rsidR="003C3036" w:rsidRDefault="003C3036">
          <w:pPr>
            <w:pStyle w:val="TOC2"/>
            <w:rPr>
              <w:ins w:id="68" w:author="Nazer Aminou" w:date="2014-07-02T14:20:00Z"/>
              <w:rFonts w:eastAsiaTheme="minorEastAsia" w:cstheme="minorBidi"/>
              <w:noProof/>
              <w:snapToGrid/>
              <w:sz w:val="22"/>
              <w:lang w:val="en-US" w:eastAsia="en-US"/>
            </w:rPr>
          </w:pPr>
          <w:ins w:id="69"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"_Toc392074175"</w:instrText>
            </w:r>
            <w:r w:rsidRPr="00FD704A">
              <w:rPr>
                <w:rStyle w:val="Hyperlink"/>
                <w:noProof/>
              </w:rPr>
              <w:instrText xml:space="preserve"> </w:instrText>
            </w:r>
            <w:r w:rsidRPr="00FD704A">
              <w:rPr>
                <w:rStyle w:val="Hyperlink"/>
                <w:noProof/>
              </w:rPr>
              <w:fldChar w:fldCharType="separate"/>
            </w:r>
            <w:r w:rsidRPr="00FD704A">
              <w:rPr>
                <w:rStyle w:val="Hyperlink"/>
                <w:noProof/>
              </w:rPr>
              <w:t xml:space="preserve">Dossier </w:t>
            </w:r>
            <w:r w:rsidRPr="00FD704A">
              <w:rPr>
                <w:rStyle w:val="Hyperlink"/>
                <w:i/>
                <w:noProof/>
              </w:rPr>
              <w:t>ODAF.Website</w:t>
            </w:r>
            <w:r>
              <w:rPr>
                <w:noProof/>
                <w:webHidden/>
              </w:rPr>
              <w:tab/>
            </w:r>
            <w:r>
              <w:rPr>
                <w:noProof/>
                <w:webHidden/>
              </w:rPr>
              <w:fldChar w:fldCharType="begin"/>
            </w:r>
            <w:r>
              <w:rPr>
                <w:noProof/>
                <w:webHidden/>
              </w:rPr>
              <w:instrText xml:space="preserve"> PAGEREF _Toc392074175 \h </w:instrText>
            </w:r>
          </w:ins>
          <w:r>
            <w:rPr>
              <w:noProof/>
              <w:webHidden/>
            </w:rPr>
          </w:r>
          <w:r>
            <w:rPr>
              <w:noProof/>
              <w:webHidden/>
            </w:rPr>
            <w:fldChar w:fldCharType="separate"/>
          </w:r>
          <w:ins w:id="70" w:author="Nazer Aminou" w:date="2014-07-02T14:20:00Z">
            <w:r>
              <w:rPr>
                <w:noProof/>
                <w:webHidden/>
              </w:rPr>
              <w:t>27</w:t>
            </w:r>
            <w:r>
              <w:rPr>
                <w:noProof/>
                <w:webHidden/>
              </w:rPr>
              <w:fldChar w:fldCharType="end"/>
            </w:r>
            <w:r w:rsidRPr="00FD704A">
              <w:rPr>
                <w:rStyle w:val="Hyperlink"/>
                <w:noProof/>
              </w:rPr>
              <w:fldChar w:fldCharType="end"/>
            </w:r>
          </w:ins>
        </w:p>
        <w:p w:rsidR="003C3036" w:rsidRDefault="003C3036">
          <w:pPr>
            <w:pStyle w:val="TOC3"/>
            <w:rPr>
              <w:ins w:id="71" w:author="Nazer Aminou" w:date="2014-07-02T14:20:00Z"/>
              <w:rFonts w:eastAsiaTheme="minorEastAsia" w:cstheme="minorBidi"/>
              <w:noProof/>
              <w:snapToGrid/>
              <w:sz w:val="22"/>
              <w:lang w:val="en-US" w:eastAsia="en-US"/>
            </w:rPr>
          </w:pPr>
          <w:ins w:id="72"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"_Toc392074176"</w:instrText>
            </w:r>
            <w:r w:rsidRPr="00FD704A">
              <w:rPr>
                <w:rStyle w:val="Hyperlink"/>
                <w:noProof/>
              </w:rPr>
              <w:instrText xml:space="preserve"> </w:instrText>
            </w:r>
            <w:r w:rsidRPr="00FD704A">
              <w:rPr>
                <w:rStyle w:val="Hyperlink"/>
                <w:noProof/>
              </w:rPr>
              <w:fldChar w:fldCharType="separate"/>
            </w:r>
            <w:r w:rsidRPr="00FD704A">
              <w:rPr>
                <w:rStyle w:val="Hyperlink"/>
                <w:noProof/>
              </w:rPr>
              <w:t>Organisation projet</w:t>
            </w:r>
            <w:r>
              <w:rPr>
                <w:noProof/>
                <w:webHidden/>
              </w:rPr>
              <w:tab/>
            </w:r>
            <w:r>
              <w:rPr>
                <w:noProof/>
                <w:webHidden/>
              </w:rPr>
              <w:fldChar w:fldCharType="begin"/>
            </w:r>
            <w:r>
              <w:rPr>
                <w:noProof/>
                <w:webHidden/>
              </w:rPr>
              <w:instrText xml:space="preserve"> PAGEREF _Toc392074176 \h </w:instrText>
            </w:r>
          </w:ins>
          <w:r>
            <w:rPr>
              <w:noProof/>
              <w:webHidden/>
            </w:rPr>
          </w:r>
          <w:r>
            <w:rPr>
              <w:noProof/>
              <w:webHidden/>
            </w:rPr>
            <w:fldChar w:fldCharType="separate"/>
          </w:r>
          <w:ins w:id="73" w:author="Nazer Aminou" w:date="2014-07-02T14:20:00Z">
            <w:r>
              <w:rPr>
                <w:noProof/>
                <w:webHidden/>
              </w:rPr>
              <w:t>27</w:t>
            </w:r>
            <w:r>
              <w:rPr>
                <w:noProof/>
                <w:webHidden/>
              </w:rPr>
              <w:fldChar w:fldCharType="end"/>
            </w:r>
            <w:r w:rsidRPr="00FD704A">
              <w:rPr>
                <w:rStyle w:val="Hyperlink"/>
                <w:noProof/>
              </w:rPr>
              <w:fldChar w:fldCharType="end"/>
            </w:r>
          </w:ins>
        </w:p>
        <w:p w:rsidR="003C3036" w:rsidRDefault="003C3036">
          <w:pPr>
            <w:pStyle w:val="TOC3"/>
            <w:rPr>
              <w:ins w:id="74" w:author="Nazer Aminou" w:date="2014-07-02T14:20:00Z"/>
              <w:rFonts w:eastAsiaTheme="minorEastAsia" w:cstheme="minorBidi"/>
              <w:noProof/>
              <w:snapToGrid/>
              <w:sz w:val="22"/>
              <w:lang w:val="en-US" w:eastAsia="en-US"/>
            </w:rPr>
          </w:pPr>
          <w:ins w:id="75"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"_Toc392074177"</w:instrText>
            </w:r>
            <w:r w:rsidRPr="00FD704A">
              <w:rPr>
                <w:rStyle w:val="Hyperlink"/>
                <w:noProof/>
              </w:rPr>
              <w:instrText xml:space="preserve"> </w:instrText>
            </w:r>
            <w:r w:rsidRPr="00FD704A">
              <w:rPr>
                <w:rStyle w:val="Hyperlink"/>
                <w:noProof/>
              </w:rPr>
              <w:fldChar w:fldCharType="separate"/>
            </w:r>
            <w:r w:rsidRPr="00FD704A">
              <w:rPr>
                <w:rStyle w:val="Hyperlink"/>
                <w:noProof/>
              </w:rPr>
              <w:t>Eléments de configuration</w:t>
            </w:r>
            <w:r>
              <w:rPr>
                <w:noProof/>
                <w:webHidden/>
              </w:rPr>
              <w:tab/>
            </w:r>
            <w:r>
              <w:rPr>
                <w:noProof/>
                <w:webHidden/>
              </w:rPr>
              <w:fldChar w:fldCharType="begin"/>
            </w:r>
            <w:r>
              <w:rPr>
                <w:noProof/>
                <w:webHidden/>
              </w:rPr>
              <w:instrText xml:space="preserve"> PAGEREF _Toc392074177 \h </w:instrText>
            </w:r>
          </w:ins>
          <w:r>
            <w:rPr>
              <w:noProof/>
              <w:webHidden/>
            </w:rPr>
          </w:r>
          <w:r>
            <w:rPr>
              <w:noProof/>
              <w:webHidden/>
            </w:rPr>
            <w:fldChar w:fldCharType="separate"/>
          </w:r>
          <w:ins w:id="76" w:author="Nazer Aminou" w:date="2014-07-02T14:20:00Z">
            <w:r>
              <w:rPr>
                <w:noProof/>
                <w:webHidden/>
              </w:rPr>
              <w:t>28</w:t>
            </w:r>
            <w:r>
              <w:rPr>
                <w:noProof/>
                <w:webHidden/>
              </w:rPr>
              <w:fldChar w:fldCharType="end"/>
            </w:r>
            <w:r w:rsidRPr="00FD704A">
              <w:rPr>
                <w:rStyle w:val="Hyperlink"/>
                <w:noProof/>
              </w:rPr>
              <w:fldChar w:fldCharType="end"/>
            </w:r>
          </w:ins>
        </w:p>
        <w:p w:rsidR="003C3036" w:rsidRDefault="003C3036">
          <w:pPr>
            <w:pStyle w:val="TOC2"/>
            <w:rPr>
              <w:ins w:id="77" w:author="Nazer Aminou" w:date="2014-07-02T14:20:00Z"/>
              <w:rFonts w:eastAsiaTheme="minorEastAsia" w:cstheme="minorBidi"/>
              <w:noProof/>
              <w:snapToGrid/>
              <w:sz w:val="22"/>
              <w:lang w:val="en-US" w:eastAsia="en-US"/>
            </w:rPr>
          </w:pPr>
          <w:ins w:id="78"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"_Toc392074178"</w:instrText>
            </w:r>
            <w:r w:rsidRPr="00FD704A">
              <w:rPr>
                <w:rStyle w:val="Hyperlink"/>
                <w:noProof/>
              </w:rPr>
              <w:instrText xml:space="preserve"> </w:instrText>
            </w:r>
            <w:r w:rsidRPr="00FD704A">
              <w:rPr>
                <w:rStyle w:val="Hyperlink"/>
                <w:noProof/>
              </w:rPr>
              <w:fldChar w:fldCharType="separate"/>
            </w:r>
            <w:r w:rsidRPr="00FD704A">
              <w:rPr>
                <w:rStyle w:val="Hyperlink"/>
                <w:noProof/>
              </w:rPr>
              <w:t xml:space="preserve">Dossier </w:t>
            </w:r>
            <w:r w:rsidRPr="00FD704A">
              <w:rPr>
                <w:rStyle w:val="Hyperlink"/>
                <w:i/>
                <w:noProof/>
              </w:rPr>
              <w:t>ODAF.WindowsPhone</w:t>
            </w:r>
            <w:r>
              <w:rPr>
                <w:noProof/>
                <w:webHidden/>
              </w:rPr>
              <w:tab/>
            </w:r>
            <w:r>
              <w:rPr>
                <w:noProof/>
                <w:webHidden/>
              </w:rPr>
              <w:fldChar w:fldCharType="begin"/>
            </w:r>
            <w:r>
              <w:rPr>
                <w:noProof/>
                <w:webHidden/>
              </w:rPr>
              <w:instrText xml:space="preserve"> PAGEREF _Toc392074178 \h </w:instrText>
            </w:r>
          </w:ins>
          <w:r>
            <w:rPr>
              <w:noProof/>
              <w:webHidden/>
            </w:rPr>
          </w:r>
          <w:r>
            <w:rPr>
              <w:noProof/>
              <w:webHidden/>
            </w:rPr>
            <w:fldChar w:fldCharType="separate"/>
          </w:r>
          <w:ins w:id="79" w:author="Nazer Aminou" w:date="2014-07-02T14:20:00Z">
            <w:r>
              <w:rPr>
                <w:noProof/>
                <w:webHidden/>
              </w:rPr>
              <w:t>29</w:t>
            </w:r>
            <w:r>
              <w:rPr>
                <w:noProof/>
                <w:webHidden/>
              </w:rPr>
              <w:fldChar w:fldCharType="end"/>
            </w:r>
            <w:r w:rsidRPr="00FD704A">
              <w:rPr>
                <w:rStyle w:val="Hyperlink"/>
                <w:noProof/>
              </w:rPr>
              <w:fldChar w:fldCharType="end"/>
            </w:r>
          </w:ins>
        </w:p>
        <w:p w:rsidR="003C3036" w:rsidRDefault="003C3036">
          <w:pPr>
            <w:pStyle w:val="TOC3"/>
            <w:rPr>
              <w:ins w:id="80" w:author="Nazer Aminou" w:date="2014-07-02T14:20:00Z"/>
              <w:rFonts w:eastAsiaTheme="minorEastAsia" w:cstheme="minorBidi"/>
              <w:noProof/>
              <w:snapToGrid/>
              <w:sz w:val="22"/>
              <w:lang w:val="en-US" w:eastAsia="en-US"/>
            </w:rPr>
          </w:pPr>
          <w:ins w:id="81"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"_Toc392074179"</w:instrText>
            </w:r>
            <w:r w:rsidRPr="00FD704A">
              <w:rPr>
                <w:rStyle w:val="Hyperlink"/>
                <w:noProof/>
              </w:rPr>
              <w:instrText xml:space="preserve"> </w:instrText>
            </w:r>
            <w:r w:rsidRPr="00FD704A">
              <w:rPr>
                <w:rStyle w:val="Hyperlink"/>
                <w:noProof/>
              </w:rPr>
              <w:fldChar w:fldCharType="separate"/>
            </w:r>
            <w:r w:rsidRPr="00FD704A">
              <w:rPr>
                <w:rStyle w:val="Hyperlink"/>
                <w:noProof/>
              </w:rPr>
              <w:t>Organisation projet</w:t>
            </w:r>
            <w:r>
              <w:rPr>
                <w:noProof/>
                <w:webHidden/>
              </w:rPr>
              <w:tab/>
            </w:r>
            <w:r>
              <w:rPr>
                <w:noProof/>
                <w:webHidden/>
              </w:rPr>
              <w:fldChar w:fldCharType="begin"/>
            </w:r>
            <w:r>
              <w:rPr>
                <w:noProof/>
                <w:webHidden/>
              </w:rPr>
              <w:instrText xml:space="preserve"> PAGEREF _Toc392074179 \h </w:instrText>
            </w:r>
          </w:ins>
          <w:r>
            <w:rPr>
              <w:noProof/>
              <w:webHidden/>
            </w:rPr>
          </w:r>
          <w:r>
            <w:rPr>
              <w:noProof/>
              <w:webHidden/>
            </w:rPr>
            <w:fldChar w:fldCharType="separate"/>
          </w:r>
          <w:ins w:id="82" w:author="Nazer Aminou" w:date="2014-07-02T14:20:00Z">
            <w:r>
              <w:rPr>
                <w:noProof/>
                <w:webHidden/>
              </w:rPr>
              <w:t>29</w:t>
            </w:r>
            <w:r>
              <w:rPr>
                <w:noProof/>
                <w:webHidden/>
              </w:rPr>
              <w:fldChar w:fldCharType="end"/>
            </w:r>
            <w:r w:rsidRPr="00FD704A">
              <w:rPr>
                <w:rStyle w:val="Hyperlink"/>
                <w:noProof/>
              </w:rPr>
              <w:fldChar w:fldCharType="end"/>
            </w:r>
          </w:ins>
        </w:p>
        <w:p w:rsidR="003C3036" w:rsidRDefault="003C3036">
          <w:pPr>
            <w:pStyle w:val="TOC3"/>
            <w:rPr>
              <w:ins w:id="83" w:author="Nazer Aminou" w:date="2014-07-02T14:20:00Z"/>
              <w:rFonts w:eastAsiaTheme="minorEastAsia" w:cstheme="minorBidi"/>
              <w:noProof/>
              <w:snapToGrid/>
              <w:sz w:val="22"/>
              <w:lang w:val="en-US" w:eastAsia="en-US"/>
            </w:rPr>
          </w:pPr>
          <w:ins w:id="84"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"_Toc392074180"</w:instrText>
            </w:r>
            <w:r w:rsidRPr="00FD704A">
              <w:rPr>
                <w:rStyle w:val="Hyperlink"/>
                <w:noProof/>
              </w:rPr>
              <w:instrText xml:space="preserve"> </w:instrText>
            </w:r>
            <w:r w:rsidRPr="00FD704A">
              <w:rPr>
                <w:rStyle w:val="Hyperlink"/>
                <w:noProof/>
              </w:rPr>
              <w:fldChar w:fldCharType="separate"/>
            </w:r>
            <w:r w:rsidRPr="00FD704A">
              <w:rPr>
                <w:rStyle w:val="Hyperlink"/>
                <w:noProof/>
              </w:rPr>
              <w:t>Eléments de configuration</w:t>
            </w:r>
            <w:r>
              <w:rPr>
                <w:noProof/>
                <w:webHidden/>
              </w:rPr>
              <w:tab/>
            </w:r>
            <w:r>
              <w:rPr>
                <w:noProof/>
                <w:webHidden/>
              </w:rPr>
              <w:fldChar w:fldCharType="begin"/>
            </w:r>
            <w:r>
              <w:rPr>
                <w:noProof/>
                <w:webHidden/>
              </w:rPr>
              <w:instrText xml:space="preserve"> PAGEREF _Toc392074180 \h </w:instrText>
            </w:r>
          </w:ins>
          <w:r>
            <w:rPr>
              <w:noProof/>
              <w:webHidden/>
            </w:rPr>
          </w:r>
          <w:r>
            <w:rPr>
              <w:noProof/>
              <w:webHidden/>
            </w:rPr>
            <w:fldChar w:fldCharType="separate"/>
          </w:r>
          <w:ins w:id="85" w:author="Nazer Aminou" w:date="2014-07-02T14:20:00Z">
            <w:r>
              <w:rPr>
                <w:noProof/>
                <w:webHidden/>
              </w:rPr>
              <w:t>30</w:t>
            </w:r>
            <w:r>
              <w:rPr>
                <w:noProof/>
                <w:webHidden/>
              </w:rPr>
              <w:fldChar w:fldCharType="end"/>
            </w:r>
            <w:r w:rsidRPr="00FD704A">
              <w:rPr>
                <w:rStyle w:val="Hyperlink"/>
                <w:noProof/>
              </w:rPr>
              <w:fldChar w:fldCharType="end"/>
            </w:r>
          </w:ins>
        </w:p>
        <w:p w:rsidR="003C3036" w:rsidRDefault="003C3036">
          <w:pPr>
            <w:pStyle w:val="TOC2"/>
            <w:rPr>
              <w:ins w:id="86" w:author="Nazer Aminou" w:date="2014-07-02T14:20:00Z"/>
              <w:rFonts w:eastAsiaTheme="minorEastAsia" w:cstheme="minorBidi"/>
              <w:noProof/>
              <w:snapToGrid/>
              <w:sz w:val="22"/>
              <w:lang w:val="en-US" w:eastAsia="en-US"/>
            </w:rPr>
          </w:pPr>
          <w:ins w:id="87"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"_Toc392074181"</w:instrText>
            </w:r>
            <w:r w:rsidRPr="00FD704A">
              <w:rPr>
                <w:rStyle w:val="Hyperlink"/>
                <w:noProof/>
              </w:rPr>
              <w:instrText xml:space="preserve"> </w:instrText>
            </w:r>
            <w:r w:rsidRPr="00FD704A">
              <w:rPr>
                <w:rStyle w:val="Hyperlink"/>
                <w:noProof/>
              </w:rPr>
              <w:fldChar w:fldCharType="separate"/>
            </w:r>
            <w:r w:rsidRPr="00FD704A">
              <w:rPr>
                <w:rStyle w:val="Hyperlink"/>
                <w:noProof/>
              </w:rPr>
              <w:t>Dépendances</w:t>
            </w:r>
            <w:r>
              <w:rPr>
                <w:noProof/>
                <w:webHidden/>
              </w:rPr>
              <w:tab/>
            </w:r>
            <w:r>
              <w:rPr>
                <w:noProof/>
                <w:webHidden/>
              </w:rPr>
              <w:fldChar w:fldCharType="begin"/>
            </w:r>
            <w:r>
              <w:rPr>
                <w:noProof/>
                <w:webHidden/>
              </w:rPr>
              <w:instrText xml:space="preserve"> PAGEREF _Toc392074181 \h </w:instrText>
            </w:r>
          </w:ins>
          <w:r>
            <w:rPr>
              <w:noProof/>
              <w:webHidden/>
            </w:rPr>
          </w:r>
          <w:r>
            <w:rPr>
              <w:noProof/>
              <w:webHidden/>
            </w:rPr>
            <w:fldChar w:fldCharType="separate"/>
          </w:r>
          <w:ins w:id="88" w:author="Nazer Aminou" w:date="2014-07-02T14:20:00Z">
            <w:r>
              <w:rPr>
                <w:noProof/>
                <w:webHidden/>
              </w:rPr>
              <w:t>31</w:t>
            </w:r>
            <w:r>
              <w:rPr>
                <w:noProof/>
                <w:webHidden/>
              </w:rPr>
              <w:fldChar w:fldCharType="end"/>
            </w:r>
            <w:r w:rsidRPr="00FD704A">
              <w:rPr>
                <w:rStyle w:val="Hyperlink"/>
                <w:noProof/>
              </w:rPr>
              <w:fldChar w:fldCharType="end"/>
            </w:r>
          </w:ins>
        </w:p>
        <w:p w:rsidR="003C3036" w:rsidRDefault="003C3036">
          <w:pPr>
            <w:pStyle w:val="TOC1"/>
            <w:rPr>
              <w:ins w:id="89" w:author="Nazer Aminou" w:date="2014-07-02T14:20:00Z"/>
              <w:rFonts w:eastAsiaTheme="minorEastAsia" w:cstheme="minorBidi"/>
              <w:noProof/>
              <w:snapToGrid/>
              <w:sz w:val="22"/>
              <w:lang w:val="en-US" w:eastAsia="en-US"/>
            </w:rPr>
          </w:pPr>
          <w:ins w:id="90"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"_Toc392074182"</w:instrText>
            </w:r>
            <w:r w:rsidRPr="00FD704A">
              <w:rPr>
                <w:rStyle w:val="Hyperlink"/>
                <w:noProof/>
              </w:rPr>
              <w:instrText xml:space="preserve"> </w:instrText>
            </w:r>
            <w:r w:rsidRPr="00FD704A">
              <w:rPr>
                <w:rStyle w:val="Hyperlink"/>
                <w:noProof/>
              </w:rPr>
              <w:fldChar w:fldCharType="separate"/>
            </w:r>
            <w:r w:rsidRPr="00FD704A">
              <w:rPr>
                <w:rStyle w:val="Hyperlink"/>
                <w:noProof/>
              </w:rPr>
              <w:t>Compilation des éléments du Kit de démarrage ODAF Openturf</w:t>
            </w:r>
            <w:r>
              <w:rPr>
                <w:noProof/>
                <w:webHidden/>
              </w:rPr>
              <w:tab/>
            </w:r>
            <w:r>
              <w:rPr>
                <w:noProof/>
                <w:webHidden/>
              </w:rPr>
              <w:fldChar w:fldCharType="begin"/>
            </w:r>
            <w:r>
              <w:rPr>
                <w:noProof/>
                <w:webHidden/>
              </w:rPr>
              <w:instrText xml:space="preserve"> PAGEREF _Toc392074182 \h </w:instrText>
            </w:r>
          </w:ins>
          <w:r>
            <w:rPr>
              <w:noProof/>
              <w:webHidden/>
            </w:rPr>
          </w:r>
          <w:r>
            <w:rPr>
              <w:noProof/>
              <w:webHidden/>
            </w:rPr>
            <w:fldChar w:fldCharType="separate"/>
          </w:r>
          <w:ins w:id="91" w:author="Nazer Aminou" w:date="2014-07-02T14:20:00Z">
            <w:r>
              <w:rPr>
                <w:noProof/>
                <w:webHidden/>
              </w:rPr>
              <w:t>32</w:t>
            </w:r>
            <w:r>
              <w:rPr>
                <w:noProof/>
                <w:webHidden/>
              </w:rPr>
              <w:fldChar w:fldCharType="end"/>
            </w:r>
            <w:r w:rsidRPr="00FD704A">
              <w:rPr>
                <w:rStyle w:val="Hyperlink"/>
                <w:noProof/>
              </w:rPr>
              <w:fldChar w:fldCharType="end"/>
            </w:r>
          </w:ins>
        </w:p>
        <w:p w:rsidR="003C3036" w:rsidRDefault="003C3036">
          <w:pPr>
            <w:pStyle w:val="TOC2"/>
            <w:rPr>
              <w:ins w:id="92" w:author="Nazer Aminou" w:date="2014-07-02T14:20:00Z"/>
              <w:rFonts w:eastAsiaTheme="minorEastAsia" w:cstheme="minorBidi"/>
              <w:noProof/>
              <w:snapToGrid/>
              <w:sz w:val="22"/>
              <w:lang w:val="en-US" w:eastAsia="en-US"/>
            </w:rPr>
          </w:pPr>
          <w:ins w:id="93"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"_Toc392074183"</w:instrText>
            </w:r>
            <w:r w:rsidRPr="00FD704A">
              <w:rPr>
                <w:rStyle w:val="Hyperlink"/>
                <w:noProof/>
              </w:rPr>
              <w:instrText xml:space="preserve"> </w:instrText>
            </w:r>
            <w:r w:rsidRPr="00FD704A">
              <w:rPr>
                <w:rStyle w:val="Hyperlink"/>
                <w:noProof/>
              </w:rPr>
              <w:fldChar w:fldCharType="separate"/>
            </w:r>
            <w:r w:rsidRPr="00FD704A">
              <w:rPr>
                <w:rStyle w:val="Hyperlink"/>
                <w:noProof/>
              </w:rPr>
              <w:t>Compilation des éléments en ligne de commande</w:t>
            </w:r>
            <w:r>
              <w:rPr>
                <w:noProof/>
                <w:webHidden/>
              </w:rPr>
              <w:tab/>
            </w:r>
            <w:r>
              <w:rPr>
                <w:noProof/>
                <w:webHidden/>
              </w:rPr>
              <w:fldChar w:fldCharType="begin"/>
            </w:r>
            <w:r>
              <w:rPr>
                <w:noProof/>
                <w:webHidden/>
              </w:rPr>
              <w:instrText xml:space="preserve"> PAGEREF _Toc392074183 \h </w:instrText>
            </w:r>
          </w:ins>
          <w:r>
            <w:rPr>
              <w:noProof/>
              <w:webHidden/>
            </w:rPr>
          </w:r>
          <w:r>
            <w:rPr>
              <w:noProof/>
              <w:webHidden/>
            </w:rPr>
            <w:fldChar w:fldCharType="separate"/>
          </w:r>
          <w:ins w:id="94" w:author="Nazer Aminou" w:date="2014-07-02T14:20:00Z">
            <w:r>
              <w:rPr>
                <w:noProof/>
                <w:webHidden/>
              </w:rPr>
              <w:t>32</w:t>
            </w:r>
            <w:r>
              <w:rPr>
                <w:noProof/>
                <w:webHidden/>
              </w:rPr>
              <w:fldChar w:fldCharType="end"/>
            </w:r>
            <w:r w:rsidRPr="00FD704A">
              <w:rPr>
                <w:rStyle w:val="Hyperlink"/>
                <w:noProof/>
              </w:rPr>
              <w:fldChar w:fldCharType="end"/>
            </w:r>
          </w:ins>
        </w:p>
        <w:p w:rsidR="003C3036" w:rsidRDefault="003C3036">
          <w:pPr>
            <w:pStyle w:val="TOC2"/>
            <w:rPr>
              <w:ins w:id="95" w:author="Nazer Aminou" w:date="2014-07-02T14:20:00Z"/>
              <w:rFonts w:eastAsiaTheme="minorEastAsia" w:cstheme="minorBidi"/>
              <w:noProof/>
              <w:snapToGrid/>
              <w:sz w:val="22"/>
              <w:lang w:val="en-US" w:eastAsia="en-US"/>
            </w:rPr>
          </w:pPr>
          <w:ins w:id="96"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"_Toc392074184"</w:instrText>
            </w:r>
            <w:r w:rsidRPr="00FD704A">
              <w:rPr>
                <w:rStyle w:val="Hyperlink"/>
                <w:noProof/>
              </w:rPr>
              <w:instrText xml:space="preserve"> </w:instrText>
            </w:r>
            <w:r w:rsidRPr="00FD704A">
              <w:rPr>
                <w:rStyle w:val="Hyperlink"/>
                <w:noProof/>
              </w:rPr>
              <w:fldChar w:fldCharType="separate"/>
            </w:r>
            <w:r w:rsidRPr="00FD704A">
              <w:rPr>
                <w:rStyle w:val="Hyperlink"/>
                <w:noProof/>
              </w:rPr>
              <w:t>Compilation des éléments en utilisant Visual Studio 2010</w:t>
            </w:r>
            <w:r>
              <w:rPr>
                <w:noProof/>
                <w:webHidden/>
              </w:rPr>
              <w:tab/>
            </w:r>
            <w:r>
              <w:rPr>
                <w:noProof/>
                <w:webHidden/>
              </w:rPr>
              <w:fldChar w:fldCharType="begin"/>
            </w:r>
            <w:r>
              <w:rPr>
                <w:noProof/>
                <w:webHidden/>
              </w:rPr>
              <w:instrText xml:space="preserve"> PAGEREF _Toc392074184 \h </w:instrText>
            </w:r>
          </w:ins>
          <w:r>
            <w:rPr>
              <w:noProof/>
              <w:webHidden/>
            </w:rPr>
          </w:r>
          <w:r>
            <w:rPr>
              <w:noProof/>
              <w:webHidden/>
            </w:rPr>
            <w:fldChar w:fldCharType="separate"/>
          </w:r>
          <w:ins w:id="97" w:author="Nazer Aminou" w:date="2014-07-02T14:20:00Z">
            <w:r>
              <w:rPr>
                <w:noProof/>
                <w:webHidden/>
              </w:rPr>
              <w:t>32</w:t>
            </w:r>
            <w:r>
              <w:rPr>
                <w:noProof/>
                <w:webHidden/>
              </w:rPr>
              <w:fldChar w:fldCharType="end"/>
            </w:r>
            <w:r w:rsidRPr="00FD704A">
              <w:rPr>
                <w:rStyle w:val="Hyperlink"/>
                <w:noProof/>
              </w:rPr>
              <w:fldChar w:fldCharType="end"/>
            </w:r>
          </w:ins>
        </w:p>
        <w:p w:rsidR="003C3036" w:rsidRDefault="003C3036">
          <w:pPr>
            <w:pStyle w:val="TOC1"/>
            <w:rPr>
              <w:ins w:id="98" w:author="Nazer Aminou" w:date="2014-07-02T14:20:00Z"/>
              <w:rFonts w:eastAsiaTheme="minorEastAsia" w:cstheme="minorBidi"/>
              <w:noProof/>
              <w:snapToGrid/>
              <w:sz w:val="22"/>
              <w:lang w:val="en-US" w:eastAsia="en-US"/>
            </w:rPr>
          </w:pPr>
          <w:ins w:id="99" w:author="Nazer Aminou" w:date="2014-07-02T14:20:00Z">
            <w:r w:rsidRPr="00FD704A">
              <w:rPr>
                <w:rStyle w:val="Hyperlink"/>
                <w:noProof/>
              </w:rPr>
              <w:fldChar w:fldCharType="begin"/>
            </w:r>
            <w:r w:rsidRPr="00FD704A">
              <w:rPr>
                <w:rStyle w:val="Hyperlink"/>
                <w:noProof/>
              </w:rPr>
              <w:instrText xml:space="preserve"> </w:instrText>
            </w:r>
            <w:r>
              <w:rPr>
                <w:noProof/>
              </w:rPr>
              <w:instrText>HYPERLINK \l "_Toc392074185"</w:instrText>
            </w:r>
            <w:r w:rsidRPr="00FD704A">
              <w:rPr>
                <w:rStyle w:val="Hyperlink"/>
                <w:noProof/>
              </w:rPr>
              <w:instrText xml:space="preserve"> </w:instrText>
            </w:r>
            <w:r w:rsidRPr="00FD704A">
              <w:rPr>
                <w:rStyle w:val="Hyperlink"/>
                <w:noProof/>
              </w:rPr>
              <w:fldChar w:fldCharType="separate"/>
            </w:r>
            <w:r w:rsidRPr="00FD704A">
              <w:rPr>
                <w:rStyle w:val="Hyperlink"/>
                <w:noProof/>
              </w:rPr>
              <w:t>Mise en œuvre des éléments du Kit de démarrage ODAF Openturf</w:t>
            </w:r>
            <w:r>
              <w:rPr>
                <w:noProof/>
                <w:webHidden/>
              </w:rPr>
              <w:tab/>
            </w:r>
            <w:r>
              <w:rPr>
                <w:noProof/>
                <w:webHidden/>
              </w:rPr>
              <w:fldChar w:fldCharType="begin"/>
            </w:r>
            <w:r>
              <w:rPr>
                <w:noProof/>
                <w:webHidden/>
              </w:rPr>
              <w:instrText xml:space="preserve"> PAGEREF _Toc392074185 \h </w:instrText>
            </w:r>
          </w:ins>
          <w:r>
            <w:rPr>
              <w:noProof/>
              <w:webHidden/>
            </w:rPr>
          </w:r>
          <w:r>
            <w:rPr>
              <w:noProof/>
              <w:webHidden/>
            </w:rPr>
            <w:fldChar w:fldCharType="separate"/>
          </w:r>
          <w:ins w:id="100" w:author="Nazer Aminou" w:date="2014-07-02T14:20:00Z">
            <w:r>
              <w:rPr>
                <w:noProof/>
                <w:webHidden/>
              </w:rPr>
              <w:t>33</w:t>
            </w:r>
            <w:r>
              <w:rPr>
                <w:noProof/>
                <w:webHidden/>
              </w:rPr>
              <w:fldChar w:fldCharType="end"/>
            </w:r>
            <w:r w:rsidRPr="00FD704A">
              <w:rPr>
                <w:rStyle w:val="Hyperlink"/>
                <w:noProof/>
              </w:rPr>
              <w:fldChar w:fldCharType="end"/>
            </w:r>
          </w:ins>
        </w:p>
        <w:p w:rsidR="003C3036" w:rsidRDefault="003C3036">
          <w:pPr>
            <w:pStyle w:val="TOC1"/>
            <w:rPr>
              <w:ins w:id="101" w:author="Nazer Aminou" w:date="2014-07-02T14:20:00Z"/>
              <w:rFonts w:eastAsiaTheme="minorEastAsia" w:cstheme="minorBidi"/>
              <w:noProof/>
              <w:snapToGrid/>
              <w:sz w:val="22"/>
              <w:lang w:val="en-US" w:eastAsia="en-US"/>
            </w:rPr>
          </w:pPr>
          <w:ins w:id="102" w:author="Nazer Aminou" w:date="2014-07-02T14:20:00Z">
            <w:r w:rsidRPr="00FD704A">
              <w:rPr>
                <w:rStyle w:val="Hyperlink"/>
                <w:noProof/>
              </w:rPr>
              <w:lastRenderedPageBreak/>
              <w:fldChar w:fldCharType="begin"/>
            </w:r>
            <w:r w:rsidRPr="00FD704A">
              <w:rPr>
                <w:rStyle w:val="Hyperlink"/>
                <w:noProof/>
              </w:rPr>
              <w:instrText xml:space="preserve"> </w:instrText>
            </w:r>
            <w:r>
              <w:rPr>
                <w:noProof/>
              </w:rPr>
              <w:instrText>HYPERLINK \l "_Toc392074186"</w:instrText>
            </w:r>
            <w:r w:rsidRPr="00FD704A">
              <w:rPr>
                <w:rStyle w:val="Hyperlink"/>
                <w:noProof/>
              </w:rPr>
              <w:instrText xml:space="preserve"> </w:instrText>
            </w:r>
            <w:r w:rsidRPr="00FD704A">
              <w:rPr>
                <w:rStyle w:val="Hyperlink"/>
                <w:noProof/>
              </w:rPr>
              <w:fldChar w:fldCharType="separate"/>
            </w:r>
            <w:r w:rsidRPr="00FD704A">
              <w:rPr>
                <w:rStyle w:val="Hyperlink"/>
                <w:noProof/>
              </w:rPr>
              <w:t>Pour aller plus loin</w:t>
            </w:r>
            <w:r>
              <w:rPr>
                <w:noProof/>
                <w:webHidden/>
              </w:rPr>
              <w:tab/>
            </w:r>
            <w:r>
              <w:rPr>
                <w:noProof/>
                <w:webHidden/>
              </w:rPr>
              <w:fldChar w:fldCharType="begin"/>
            </w:r>
            <w:r>
              <w:rPr>
                <w:noProof/>
                <w:webHidden/>
              </w:rPr>
              <w:instrText xml:space="preserve"> PAGEREF _Toc392074186 \h </w:instrText>
            </w:r>
          </w:ins>
          <w:r>
            <w:rPr>
              <w:noProof/>
              <w:webHidden/>
            </w:rPr>
          </w:r>
          <w:r>
            <w:rPr>
              <w:noProof/>
              <w:webHidden/>
            </w:rPr>
            <w:fldChar w:fldCharType="separate"/>
          </w:r>
          <w:ins w:id="103" w:author="Nazer Aminou" w:date="2014-07-02T14:20:00Z">
            <w:r>
              <w:rPr>
                <w:noProof/>
                <w:webHidden/>
              </w:rPr>
              <w:t>35</w:t>
            </w:r>
            <w:r>
              <w:rPr>
                <w:noProof/>
                <w:webHidden/>
              </w:rPr>
              <w:fldChar w:fldCharType="end"/>
            </w:r>
            <w:r w:rsidRPr="00FD704A">
              <w:rPr>
                <w:rStyle w:val="Hyperlink"/>
                <w:noProof/>
              </w:rPr>
              <w:fldChar w:fldCharType="end"/>
            </w:r>
          </w:ins>
        </w:p>
        <w:p w:rsidR="00CC2316" w:rsidDel="003C3036" w:rsidRDefault="00CC2316">
          <w:pPr>
            <w:pStyle w:val="TOC1"/>
            <w:rPr>
              <w:del w:id="104" w:author="Nazer Aminou" w:date="2014-07-02T14:20:00Z"/>
              <w:rFonts w:eastAsiaTheme="minorEastAsia" w:cstheme="minorBidi"/>
              <w:noProof/>
              <w:snapToGrid/>
              <w:sz w:val="22"/>
            </w:rPr>
          </w:pPr>
          <w:del w:id="105" w:author="Nazer Aminou" w:date="2014-07-02T14:20:00Z">
            <w:r w:rsidRPr="003C3036" w:rsidDel="003C3036">
              <w:rPr>
                <w:rPrChange w:id="106" w:author="Nazer Aminou" w:date="2014-07-02T14:20:00Z">
                  <w:rPr>
                    <w:rStyle w:val="Hyperlink"/>
                    <w:noProof/>
                  </w:rPr>
                </w:rPrChange>
              </w:rPr>
              <w:delText>Licence du Kit de démarrage ODAF Openturf</w:delText>
            </w:r>
            <w:r w:rsidDel="003C3036">
              <w:rPr>
                <w:noProof/>
                <w:webHidden/>
              </w:rPr>
              <w:tab/>
              <w:delText>4</w:delText>
            </w:r>
          </w:del>
        </w:p>
        <w:p w:rsidR="00CC2316" w:rsidDel="003C3036" w:rsidRDefault="00CC2316">
          <w:pPr>
            <w:pStyle w:val="TOC1"/>
            <w:rPr>
              <w:del w:id="107" w:author="Nazer Aminou" w:date="2014-07-02T14:20:00Z"/>
              <w:rFonts w:eastAsiaTheme="minorEastAsia" w:cstheme="minorBidi"/>
              <w:noProof/>
              <w:snapToGrid/>
              <w:sz w:val="22"/>
            </w:rPr>
          </w:pPr>
          <w:del w:id="108" w:author="Nazer Aminou" w:date="2014-07-02T14:20:00Z">
            <w:r w:rsidRPr="003C3036" w:rsidDel="003C3036">
              <w:rPr>
                <w:rPrChange w:id="109" w:author="Nazer Aminou" w:date="2014-07-02T14:20:00Z">
                  <w:rPr>
                    <w:rStyle w:val="Hyperlink"/>
                    <w:noProof/>
                  </w:rPr>
                </w:rPrChange>
              </w:rPr>
              <w:delText>Commentaires</w:delText>
            </w:r>
            <w:r w:rsidDel="003C3036">
              <w:rPr>
                <w:noProof/>
                <w:webHidden/>
              </w:rPr>
              <w:tab/>
              <w:delText>5</w:delText>
            </w:r>
          </w:del>
        </w:p>
        <w:p w:rsidR="00CC2316" w:rsidDel="003C3036" w:rsidRDefault="00CC2316">
          <w:pPr>
            <w:pStyle w:val="TOC1"/>
            <w:rPr>
              <w:del w:id="110" w:author="Nazer Aminou" w:date="2014-07-02T14:20:00Z"/>
              <w:rFonts w:eastAsiaTheme="minorEastAsia" w:cstheme="minorBidi"/>
              <w:noProof/>
              <w:snapToGrid/>
              <w:sz w:val="22"/>
            </w:rPr>
          </w:pPr>
          <w:del w:id="111" w:author="Nazer Aminou" w:date="2014-07-02T14:20:00Z">
            <w:r w:rsidRPr="003C3036" w:rsidDel="003C3036">
              <w:rPr>
                <w:rPrChange w:id="112" w:author="Nazer Aminou" w:date="2014-07-02T14:20:00Z">
                  <w:rPr>
                    <w:rStyle w:val="Hyperlink"/>
                    <w:noProof/>
                  </w:rPr>
                </w:rPrChange>
              </w:rPr>
              <w:delText>Résumé</w:delText>
            </w:r>
            <w:r w:rsidDel="003C3036">
              <w:rPr>
                <w:noProof/>
                <w:webHidden/>
              </w:rPr>
              <w:tab/>
              <w:delText>5</w:delText>
            </w:r>
          </w:del>
        </w:p>
        <w:p w:rsidR="00CC2316" w:rsidDel="003C3036" w:rsidRDefault="00CC2316">
          <w:pPr>
            <w:pStyle w:val="TOC1"/>
            <w:rPr>
              <w:del w:id="113" w:author="Nazer Aminou" w:date="2014-07-02T14:20:00Z"/>
              <w:rFonts w:eastAsiaTheme="minorEastAsia" w:cstheme="minorBidi"/>
              <w:noProof/>
              <w:snapToGrid/>
              <w:sz w:val="22"/>
            </w:rPr>
          </w:pPr>
          <w:del w:id="114" w:author="Nazer Aminou" w:date="2014-07-02T14:20:00Z">
            <w:r w:rsidRPr="003C3036" w:rsidDel="003C3036">
              <w:rPr>
                <w:rPrChange w:id="115" w:author="Nazer Aminou" w:date="2014-07-02T14:20:00Z">
                  <w:rPr>
                    <w:rStyle w:val="Hyperlink"/>
                    <w:noProof/>
                  </w:rPr>
                </w:rPrChange>
              </w:rPr>
              <w:delText>Prérequis</w:delText>
            </w:r>
            <w:r w:rsidDel="003C3036">
              <w:rPr>
                <w:noProof/>
                <w:webHidden/>
              </w:rPr>
              <w:tab/>
              <w:delText>5</w:delText>
            </w:r>
          </w:del>
        </w:p>
        <w:p w:rsidR="00CC2316" w:rsidDel="003C3036" w:rsidRDefault="00CC2316">
          <w:pPr>
            <w:pStyle w:val="TOC1"/>
            <w:rPr>
              <w:del w:id="116" w:author="Nazer Aminou" w:date="2014-07-02T14:20:00Z"/>
              <w:rFonts w:eastAsiaTheme="minorEastAsia" w:cstheme="minorBidi"/>
              <w:noProof/>
              <w:snapToGrid/>
              <w:sz w:val="22"/>
            </w:rPr>
          </w:pPr>
          <w:del w:id="117" w:author="Nazer Aminou" w:date="2014-07-02T14:20:00Z">
            <w:r w:rsidRPr="003C3036" w:rsidDel="003C3036">
              <w:rPr>
                <w:rPrChange w:id="118" w:author="Nazer Aminou" w:date="2014-07-02T14:20:00Z">
                  <w:rPr>
                    <w:rStyle w:val="Hyperlink"/>
                    <w:noProof/>
                  </w:rPr>
                </w:rPrChange>
              </w:rPr>
              <w:delText>Connaissances et attendu</w:delText>
            </w:r>
            <w:r w:rsidDel="003C3036">
              <w:rPr>
                <w:noProof/>
                <w:webHidden/>
              </w:rPr>
              <w:tab/>
              <w:delText>6</w:delText>
            </w:r>
          </w:del>
        </w:p>
        <w:p w:rsidR="00CC2316" w:rsidDel="003C3036" w:rsidRDefault="00CC2316">
          <w:pPr>
            <w:pStyle w:val="TOC1"/>
            <w:rPr>
              <w:del w:id="119" w:author="Nazer Aminou" w:date="2014-07-02T14:20:00Z"/>
              <w:rFonts w:eastAsiaTheme="minorEastAsia" w:cstheme="minorBidi"/>
              <w:noProof/>
              <w:snapToGrid/>
              <w:sz w:val="22"/>
            </w:rPr>
          </w:pPr>
          <w:del w:id="120" w:author="Nazer Aminou" w:date="2014-07-02T14:20:00Z">
            <w:r w:rsidRPr="003C3036" w:rsidDel="003C3036">
              <w:rPr>
                <w:rPrChange w:id="121" w:author="Nazer Aminou" w:date="2014-07-02T14:20:00Z">
                  <w:rPr>
                    <w:rStyle w:val="Hyperlink"/>
                    <w:noProof/>
                  </w:rPr>
                </w:rPrChange>
              </w:rPr>
              <w:delText>Présentation rapide du Kit de démarrage ODAF Openturf</w:delText>
            </w:r>
            <w:r w:rsidDel="003C3036">
              <w:rPr>
                <w:noProof/>
                <w:webHidden/>
              </w:rPr>
              <w:tab/>
              <w:delText>8</w:delText>
            </w:r>
          </w:del>
        </w:p>
        <w:p w:rsidR="00CC2316" w:rsidDel="003C3036" w:rsidRDefault="00CC2316">
          <w:pPr>
            <w:pStyle w:val="TOC1"/>
            <w:rPr>
              <w:del w:id="122" w:author="Nazer Aminou" w:date="2014-07-02T14:20:00Z"/>
              <w:rFonts w:eastAsiaTheme="minorEastAsia" w:cstheme="minorBidi"/>
              <w:noProof/>
              <w:snapToGrid/>
              <w:sz w:val="22"/>
            </w:rPr>
          </w:pPr>
          <w:del w:id="123" w:author="Nazer Aminou" w:date="2014-07-02T14:20:00Z">
            <w:r w:rsidRPr="003C3036" w:rsidDel="003C3036">
              <w:rPr>
                <w:rPrChange w:id="124" w:author="Nazer Aminou" w:date="2014-07-02T14:20:00Z">
                  <w:rPr>
                    <w:rStyle w:val="Hyperlink"/>
                    <w:noProof/>
                  </w:rPr>
                </w:rPrChange>
              </w:rPr>
              <w:delText>Présentation rapide de Windows Azure</w:delText>
            </w:r>
            <w:r w:rsidDel="003C3036">
              <w:rPr>
                <w:noProof/>
                <w:webHidden/>
              </w:rPr>
              <w:tab/>
              <w:delText>12</w:delText>
            </w:r>
          </w:del>
        </w:p>
        <w:p w:rsidR="00CC2316" w:rsidDel="003C3036" w:rsidRDefault="00CC2316">
          <w:pPr>
            <w:pStyle w:val="TOC1"/>
            <w:rPr>
              <w:del w:id="125" w:author="Nazer Aminou" w:date="2014-07-02T14:20:00Z"/>
              <w:rFonts w:eastAsiaTheme="minorEastAsia" w:cstheme="minorBidi"/>
              <w:noProof/>
              <w:snapToGrid/>
              <w:sz w:val="22"/>
            </w:rPr>
          </w:pPr>
          <w:del w:id="126" w:author="Nazer Aminou" w:date="2014-07-02T14:20:00Z">
            <w:r w:rsidRPr="003C3036" w:rsidDel="003C3036">
              <w:rPr>
                <w:rPrChange w:id="127" w:author="Nazer Aminou" w:date="2014-07-02T14:20:00Z">
                  <w:rPr>
                    <w:rStyle w:val="Hyperlink"/>
                    <w:noProof/>
                  </w:rPr>
                </w:rPrChange>
              </w:rPr>
              <w:delText>Configuration requise pour le Kit de démarrage ODAF Openturf</w:delText>
            </w:r>
            <w:r w:rsidDel="003C3036">
              <w:rPr>
                <w:noProof/>
                <w:webHidden/>
              </w:rPr>
              <w:tab/>
              <w:delText>15</w:delText>
            </w:r>
          </w:del>
        </w:p>
        <w:p w:rsidR="00CC2316" w:rsidDel="003C3036" w:rsidRDefault="00CC2316">
          <w:pPr>
            <w:pStyle w:val="TOC2"/>
            <w:rPr>
              <w:del w:id="128" w:author="Nazer Aminou" w:date="2014-07-02T14:20:00Z"/>
              <w:rFonts w:eastAsiaTheme="minorEastAsia" w:cstheme="minorBidi"/>
              <w:noProof/>
              <w:snapToGrid/>
              <w:sz w:val="22"/>
            </w:rPr>
          </w:pPr>
          <w:del w:id="129" w:author="Nazer Aminou" w:date="2014-07-02T14:20:00Z">
            <w:r w:rsidRPr="003C3036" w:rsidDel="003C3036">
              <w:rPr>
                <w:rPrChange w:id="130" w:author="Nazer Aminou" w:date="2014-07-02T14:20:00Z">
                  <w:rPr>
                    <w:rStyle w:val="Hyperlink"/>
                    <w:noProof/>
                  </w:rPr>
                </w:rPrChange>
              </w:rPr>
              <w:delText>Configuration système</w:delText>
            </w:r>
            <w:r w:rsidDel="003C3036">
              <w:rPr>
                <w:noProof/>
                <w:webHidden/>
              </w:rPr>
              <w:tab/>
              <w:delText>15</w:delText>
            </w:r>
          </w:del>
        </w:p>
        <w:p w:rsidR="00CC2316" w:rsidDel="003C3036" w:rsidRDefault="00CC2316">
          <w:pPr>
            <w:pStyle w:val="TOC2"/>
            <w:rPr>
              <w:del w:id="131" w:author="Nazer Aminou" w:date="2014-07-02T14:20:00Z"/>
              <w:rFonts w:eastAsiaTheme="minorEastAsia" w:cstheme="minorBidi"/>
              <w:noProof/>
              <w:snapToGrid/>
              <w:sz w:val="22"/>
            </w:rPr>
          </w:pPr>
          <w:del w:id="132" w:author="Nazer Aminou" w:date="2014-07-02T14:20:00Z">
            <w:r w:rsidRPr="003C3036" w:rsidDel="003C3036">
              <w:rPr>
                <w:rPrChange w:id="133" w:author="Nazer Aminou" w:date="2014-07-02T14:20:00Z">
                  <w:rPr>
                    <w:rStyle w:val="Hyperlink"/>
                    <w:noProof/>
                  </w:rPr>
                </w:rPrChange>
              </w:rPr>
              <w:delText>Comment installer les composants système nécessaires</w:delText>
            </w:r>
            <w:r w:rsidDel="003C3036">
              <w:rPr>
                <w:noProof/>
                <w:webHidden/>
              </w:rPr>
              <w:tab/>
              <w:delText>17</w:delText>
            </w:r>
          </w:del>
        </w:p>
        <w:p w:rsidR="00CC2316" w:rsidDel="003C3036" w:rsidRDefault="00CC2316">
          <w:pPr>
            <w:pStyle w:val="TOC1"/>
            <w:rPr>
              <w:del w:id="134" w:author="Nazer Aminou" w:date="2014-07-02T14:20:00Z"/>
              <w:rFonts w:eastAsiaTheme="minorEastAsia" w:cstheme="minorBidi"/>
              <w:noProof/>
              <w:snapToGrid/>
              <w:sz w:val="22"/>
            </w:rPr>
          </w:pPr>
          <w:del w:id="135" w:author="Nazer Aminou" w:date="2014-07-02T14:20:00Z">
            <w:r w:rsidRPr="003C3036" w:rsidDel="003C3036">
              <w:rPr>
                <w:rPrChange w:id="136" w:author="Nazer Aminou" w:date="2014-07-02T14:20:00Z">
                  <w:rPr>
                    <w:rStyle w:val="Hyperlink"/>
                    <w:noProof/>
                  </w:rPr>
                </w:rPrChange>
              </w:rPr>
              <w:delText>Obtention des sources du kit de démarrage ODAF Openturf</w:delText>
            </w:r>
            <w:r w:rsidDel="003C3036">
              <w:rPr>
                <w:noProof/>
                <w:webHidden/>
              </w:rPr>
              <w:tab/>
              <w:delText>18</w:delText>
            </w:r>
          </w:del>
        </w:p>
        <w:p w:rsidR="00CC2316" w:rsidDel="003C3036" w:rsidRDefault="00CC2316">
          <w:pPr>
            <w:pStyle w:val="TOC1"/>
            <w:rPr>
              <w:del w:id="137" w:author="Nazer Aminou" w:date="2014-07-02T14:20:00Z"/>
              <w:rFonts w:eastAsiaTheme="minorEastAsia" w:cstheme="minorBidi"/>
              <w:noProof/>
              <w:snapToGrid/>
              <w:sz w:val="22"/>
            </w:rPr>
          </w:pPr>
          <w:del w:id="138" w:author="Nazer Aminou" w:date="2014-07-02T14:20:00Z">
            <w:r w:rsidRPr="003C3036" w:rsidDel="003C3036">
              <w:rPr>
                <w:rPrChange w:id="139" w:author="Nazer Aminou" w:date="2014-07-02T14:20:00Z">
                  <w:rPr>
                    <w:rStyle w:val="Hyperlink"/>
                    <w:noProof/>
                  </w:rPr>
                </w:rPrChange>
              </w:rPr>
              <w:delText>Contenu du Kit de démarrage ODAF Openturf</w:delText>
            </w:r>
            <w:r w:rsidDel="003C3036">
              <w:rPr>
                <w:noProof/>
                <w:webHidden/>
              </w:rPr>
              <w:tab/>
              <w:delText>19</w:delText>
            </w:r>
          </w:del>
        </w:p>
        <w:p w:rsidR="00CC2316" w:rsidDel="003C3036" w:rsidRDefault="00CC2316">
          <w:pPr>
            <w:pStyle w:val="TOC1"/>
            <w:rPr>
              <w:del w:id="140" w:author="Nazer Aminou" w:date="2014-07-02T14:20:00Z"/>
              <w:rFonts w:eastAsiaTheme="minorEastAsia" w:cstheme="minorBidi"/>
              <w:noProof/>
              <w:snapToGrid/>
              <w:sz w:val="22"/>
            </w:rPr>
          </w:pPr>
          <w:del w:id="141" w:author="Nazer Aminou" w:date="2014-07-02T14:20:00Z">
            <w:r w:rsidRPr="003C3036" w:rsidDel="003C3036">
              <w:rPr>
                <w:rPrChange w:id="142" w:author="Nazer Aminou" w:date="2014-07-02T14:20:00Z">
                  <w:rPr>
                    <w:rStyle w:val="Hyperlink"/>
                    <w:noProof/>
                  </w:rPr>
                </w:rPrChange>
              </w:rPr>
              <w:delText>Organisation du code source du Kit de démarrage</w:delText>
            </w:r>
            <w:r w:rsidDel="003C3036">
              <w:rPr>
                <w:noProof/>
                <w:webHidden/>
              </w:rPr>
              <w:tab/>
              <w:delText>21</w:delText>
            </w:r>
          </w:del>
        </w:p>
        <w:p w:rsidR="00CC2316" w:rsidDel="003C3036" w:rsidRDefault="00CC2316">
          <w:pPr>
            <w:pStyle w:val="TOC2"/>
            <w:rPr>
              <w:del w:id="143" w:author="Nazer Aminou" w:date="2014-07-02T14:20:00Z"/>
              <w:rFonts w:eastAsiaTheme="minorEastAsia" w:cstheme="minorBidi"/>
              <w:noProof/>
              <w:snapToGrid/>
              <w:sz w:val="22"/>
            </w:rPr>
          </w:pPr>
          <w:del w:id="144" w:author="Nazer Aminou" w:date="2014-07-02T14:20:00Z">
            <w:r w:rsidRPr="003C3036" w:rsidDel="003C3036">
              <w:rPr>
                <w:rPrChange w:id="145" w:author="Nazer Aminou" w:date="2014-07-02T14:20:00Z">
                  <w:rPr>
                    <w:rStyle w:val="Hyperlink"/>
                    <w:noProof/>
                  </w:rPr>
                </w:rPrChange>
              </w:rPr>
              <w:delText>Dossier Database</w:delText>
            </w:r>
            <w:r w:rsidDel="003C3036">
              <w:rPr>
                <w:noProof/>
                <w:webHidden/>
              </w:rPr>
              <w:tab/>
              <w:delText>23</w:delText>
            </w:r>
          </w:del>
        </w:p>
        <w:p w:rsidR="00CC2316" w:rsidDel="003C3036" w:rsidRDefault="00CC2316">
          <w:pPr>
            <w:pStyle w:val="TOC3"/>
            <w:rPr>
              <w:del w:id="146" w:author="Nazer Aminou" w:date="2014-07-02T14:20:00Z"/>
              <w:rFonts w:eastAsiaTheme="minorEastAsia" w:cstheme="minorBidi"/>
              <w:noProof/>
              <w:snapToGrid/>
              <w:sz w:val="22"/>
            </w:rPr>
          </w:pPr>
          <w:del w:id="147" w:author="Nazer Aminou" w:date="2014-07-02T14:20:00Z">
            <w:r w:rsidRPr="003C3036" w:rsidDel="003C3036">
              <w:rPr>
                <w:rPrChange w:id="148" w:author="Nazer Aminou" w:date="2014-07-02T14:20:00Z">
                  <w:rPr>
                    <w:rStyle w:val="Hyperlink"/>
                    <w:noProof/>
                  </w:rPr>
                </w:rPrChange>
              </w:rPr>
              <w:delText>Scripts SQL</w:delText>
            </w:r>
            <w:r w:rsidDel="003C3036">
              <w:rPr>
                <w:noProof/>
                <w:webHidden/>
              </w:rPr>
              <w:tab/>
              <w:delText>23</w:delText>
            </w:r>
          </w:del>
        </w:p>
        <w:p w:rsidR="00CC2316" w:rsidDel="003C3036" w:rsidRDefault="00CC2316">
          <w:pPr>
            <w:pStyle w:val="TOC3"/>
            <w:rPr>
              <w:del w:id="149" w:author="Nazer Aminou" w:date="2014-07-02T14:20:00Z"/>
              <w:rFonts w:eastAsiaTheme="minorEastAsia" w:cstheme="minorBidi"/>
              <w:noProof/>
              <w:snapToGrid/>
              <w:sz w:val="22"/>
            </w:rPr>
          </w:pPr>
          <w:del w:id="150" w:author="Nazer Aminou" w:date="2014-07-02T14:20:00Z">
            <w:r w:rsidRPr="003C3036" w:rsidDel="003C3036">
              <w:rPr>
                <w:rPrChange w:id="151" w:author="Nazer Aminou" w:date="2014-07-02T14:20:00Z">
                  <w:rPr>
                    <w:rStyle w:val="Hyperlink"/>
                    <w:noProof/>
                  </w:rPr>
                </w:rPrChange>
              </w:rPr>
              <w:delText>Organisation projet ODAF.Data</w:delText>
            </w:r>
            <w:r w:rsidDel="003C3036">
              <w:rPr>
                <w:noProof/>
                <w:webHidden/>
              </w:rPr>
              <w:tab/>
              <w:delText>24</w:delText>
            </w:r>
          </w:del>
        </w:p>
        <w:p w:rsidR="00CC2316" w:rsidDel="003C3036" w:rsidRDefault="00CC2316">
          <w:pPr>
            <w:pStyle w:val="TOC3"/>
            <w:rPr>
              <w:del w:id="152" w:author="Nazer Aminou" w:date="2014-07-02T14:20:00Z"/>
              <w:rFonts w:eastAsiaTheme="minorEastAsia" w:cstheme="minorBidi"/>
              <w:noProof/>
              <w:snapToGrid/>
              <w:sz w:val="22"/>
            </w:rPr>
          </w:pPr>
          <w:del w:id="153" w:author="Nazer Aminou" w:date="2014-07-02T14:20:00Z">
            <w:r w:rsidRPr="003C3036" w:rsidDel="003C3036">
              <w:rPr>
                <w:rPrChange w:id="154" w:author="Nazer Aminou" w:date="2014-07-02T14:20:00Z">
                  <w:rPr>
                    <w:rStyle w:val="Hyperlink"/>
                    <w:noProof/>
                  </w:rPr>
                </w:rPrChange>
              </w:rPr>
              <w:delText>Eléments de configuration</w:delText>
            </w:r>
            <w:r w:rsidDel="003C3036">
              <w:rPr>
                <w:noProof/>
                <w:webHidden/>
              </w:rPr>
              <w:tab/>
              <w:delText>24</w:delText>
            </w:r>
          </w:del>
        </w:p>
        <w:p w:rsidR="00CC2316" w:rsidDel="003C3036" w:rsidRDefault="00CC2316">
          <w:pPr>
            <w:pStyle w:val="TOC2"/>
            <w:rPr>
              <w:del w:id="155" w:author="Nazer Aminou" w:date="2014-07-02T14:20:00Z"/>
              <w:rFonts w:eastAsiaTheme="minorEastAsia" w:cstheme="minorBidi"/>
              <w:noProof/>
              <w:snapToGrid/>
              <w:sz w:val="22"/>
            </w:rPr>
          </w:pPr>
          <w:del w:id="156" w:author="Nazer Aminou" w:date="2014-07-02T14:20:00Z">
            <w:r w:rsidRPr="003C3036" w:rsidDel="003C3036">
              <w:rPr>
                <w:rPrChange w:id="157" w:author="Nazer Aminou" w:date="2014-07-02T14:20:00Z">
                  <w:rPr>
                    <w:rStyle w:val="Hyperlink"/>
                    <w:noProof/>
                  </w:rPr>
                </w:rPrChange>
              </w:rPr>
              <w:delText>Dossier Libraries</w:delText>
            </w:r>
            <w:r w:rsidDel="003C3036">
              <w:rPr>
                <w:noProof/>
                <w:webHidden/>
              </w:rPr>
              <w:tab/>
              <w:delText>24</w:delText>
            </w:r>
          </w:del>
        </w:p>
        <w:p w:rsidR="00CC2316" w:rsidDel="003C3036" w:rsidRDefault="00CC2316">
          <w:pPr>
            <w:pStyle w:val="TOC2"/>
            <w:rPr>
              <w:del w:id="158" w:author="Nazer Aminou" w:date="2014-07-02T14:20:00Z"/>
              <w:rFonts w:eastAsiaTheme="minorEastAsia" w:cstheme="minorBidi"/>
              <w:noProof/>
              <w:snapToGrid/>
              <w:sz w:val="22"/>
            </w:rPr>
          </w:pPr>
          <w:del w:id="159" w:author="Nazer Aminou" w:date="2014-07-02T14:20:00Z">
            <w:r w:rsidRPr="003C3036" w:rsidDel="003C3036">
              <w:rPr>
                <w:rPrChange w:id="160" w:author="Nazer Aminou" w:date="2014-07-02T14:20:00Z">
                  <w:rPr>
                    <w:rStyle w:val="Hyperlink"/>
                    <w:noProof/>
                  </w:rPr>
                </w:rPrChange>
              </w:rPr>
              <w:delText>Dossier Dependencies</w:delText>
            </w:r>
            <w:r w:rsidDel="003C3036">
              <w:rPr>
                <w:noProof/>
                <w:webHidden/>
              </w:rPr>
              <w:tab/>
              <w:delText>25</w:delText>
            </w:r>
          </w:del>
        </w:p>
        <w:p w:rsidR="00CC2316" w:rsidDel="003C3036" w:rsidRDefault="00CC2316">
          <w:pPr>
            <w:pStyle w:val="TOC2"/>
            <w:rPr>
              <w:del w:id="161" w:author="Nazer Aminou" w:date="2014-07-02T14:20:00Z"/>
              <w:rFonts w:eastAsiaTheme="minorEastAsia" w:cstheme="minorBidi"/>
              <w:noProof/>
              <w:snapToGrid/>
              <w:sz w:val="22"/>
            </w:rPr>
          </w:pPr>
          <w:del w:id="162" w:author="Nazer Aminou" w:date="2014-07-02T14:20:00Z">
            <w:r w:rsidRPr="003C3036" w:rsidDel="003C3036">
              <w:rPr>
                <w:rPrChange w:id="163" w:author="Nazer Aminou" w:date="2014-07-02T14:20:00Z">
                  <w:rPr>
                    <w:rStyle w:val="Hyperlink"/>
                    <w:noProof/>
                  </w:rPr>
                </w:rPrChange>
              </w:rPr>
              <w:delText>Dossier ODAF.Azure</w:delText>
            </w:r>
            <w:r w:rsidDel="003C3036">
              <w:rPr>
                <w:noProof/>
                <w:webHidden/>
              </w:rPr>
              <w:tab/>
              <w:delText>25</w:delText>
            </w:r>
          </w:del>
        </w:p>
        <w:p w:rsidR="00CC2316" w:rsidDel="003C3036" w:rsidRDefault="00CC2316">
          <w:pPr>
            <w:pStyle w:val="TOC2"/>
            <w:rPr>
              <w:del w:id="164" w:author="Nazer Aminou" w:date="2014-07-02T14:20:00Z"/>
              <w:rFonts w:eastAsiaTheme="minorEastAsia" w:cstheme="minorBidi"/>
              <w:noProof/>
              <w:snapToGrid/>
              <w:sz w:val="22"/>
            </w:rPr>
          </w:pPr>
          <w:del w:id="165" w:author="Nazer Aminou" w:date="2014-07-02T14:20:00Z">
            <w:r w:rsidRPr="003C3036" w:rsidDel="003C3036">
              <w:rPr>
                <w:rPrChange w:id="166" w:author="Nazer Aminou" w:date="2014-07-02T14:20:00Z">
                  <w:rPr>
                    <w:rStyle w:val="Hyperlink"/>
                    <w:noProof/>
                  </w:rPr>
                </w:rPrChange>
              </w:rPr>
              <w:delText>Dossier ODAF.Android</w:delText>
            </w:r>
            <w:r w:rsidDel="003C3036">
              <w:rPr>
                <w:noProof/>
                <w:webHidden/>
              </w:rPr>
              <w:tab/>
              <w:delText>26</w:delText>
            </w:r>
          </w:del>
        </w:p>
        <w:p w:rsidR="00CC2316" w:rsidDel="003C3036" w:rsidRDefault="00CC2316">
          <w:pPr>
            <w:pStyle w:val="TOC3"/>
            <w:rPr>
              <w:del w:id="167" w:author="Nazer Aminou" w:date="2014-07-02T14:20:00Z"/>
              <w:rFonts w:eastAsiaTheme="minorEastAsia" w:cstheme="minorBidi"/>
              <w:noProof/>
              <w:snapToGrid/>
              <w:sz w:val="22"/>
            </w:rPr>
          </w:pPr>
          <w:del w:id="168" w:author="Nazer Aminou" w:date="2014-07-02T14:20:00Z">
            <w:r w:rsidRPr="003C3036" w:rsidDel="003C3036">
              <w:rPr>
                <w:rPrChange w:id="169" w:author="Nazer Aminou" w:date="2014-07-02T14:20:00Z">
                  <w:rPr>
                    <w:rStyle w:val="Hyperlink"/>
                    <w:noProof/>
                  </w:rPr>
                </w:rPrChange>
              </w:rPr>
              <w:delText>Eléments de configuration</w:delText>
            </w:r>
            <w:r w:rsidDel="003C3036">
              <w:rPr>
                <w:noProof/>
                <w:webHidden/>
              </w:rPr>
              <w:tab/>
              <w:delText>26</w:delText>
            </w:r>
          </w:del>
        </w:p>
        <w:p w:rsidR="00CC2316" w:rsidDel="003C3036" w:rsidRDefault="00CC2316">
          <w:pPr>
            <w:pStyle w:val="TOC2"/>
            <w:rPr>
              <w:del w:id="170" w:author="Nazer Aminou" w:date="2014-07-02T14:20:00Z"/>
              <w:rFonts w:eastAsiaTheme="minorEastAsia" w:cstheme="minorBidi"/>
              <w:noProof/>
              <w:snapToGrid/>
              <w:sz w:val="22"/>
            </w:rPr>
          </w:pPr>
          <w:del w:id="171" w:author="Nazer Aminou" w:date="2014-07-02T14:20:00Z">
            <w:r w:rsidRPr="003C3036" w:rsidDel="003C3036">
              <w:rPr>
                <w:rPrChange w:id="172" w:author="Nazer Aminou" w:date="2014-07-02T14:20:00Z">
                  <w:rPr>
                    <w:rStyle w:val="Hyperlink"/>
                    <w:noProof/>
                  </w:rPr>
                </w:rPrChange>
              </w:rPr>
              <w:delText>Dossier ODAF.iPhoneApp</w:delText>
            </w:r>
            <w:r w:rsidDel="003C3036">
              <w:rPr>
                <w:noProof/>
                <w:webHidden/>
              </w:rPr>
              <w:tab/>
              <w:delText>27</w:delText>
            </w:r>
          </w:del>
        </w:p>
        <w:p w:rsidR="00CC2316" w:rsidDel="003C3036" w:rsidRDefault="00CC2316">
          <w:pPr>
            <w:pStyle w:val="TOC3"/>
            <w:rPr>
              <w:del w:id="173" w:author="Nazer Aminou" w:date="2014-07-02T14:20:00Z"/>
              <w:rFonts w:eastAsiaTheme="minorEastAsia" w:cstheme="minorBidi"/>
              <w:noProof/>
              <w:snapToGrid/>
              <w:sz w:val="22"/>
            </w:rPr>
          </w:pPr>
          <w:del w:id="174" w:author="Nazer Aminou" w:date="2014-07-02T14:20:00Z">
            <w:r w:rsidRPr="003C3036" w:rsidDel="003C3036">
              <w:rPr>
                <w:rPrChange w:id="175" w:author="Nazer Aminou" w:date="2014-07-02T14:20:00Z">
                  <w:rPr>
                    <w:rStyle w:val="Hyperlink"/>
                    <w:noProof/>
                  </w:rPr>
                </w:rPrChange>
              </w:rPr>
              <w:delText>Eléments de configuration</w:delText>
            </w:r>
            <w:r w:rsidDel="003C3036">
              <w:rPr>
                <w:noProof/>
                <w:webHidden/>
              </w:rPr>
              <w:tab/>
              <w:delText>27</w:delText>
            </w:r>
          </w:del>
        </w:p>
        <w:p w:rsidR="00CC2316" w:rsidDel="003C3036" w:rsidRDefault="00CC2316">
          <w:pPr>
            <w:pStyle w:val="TOC2"/>
            <w:rPr>
              <w:del w:id="176" w:author="Nazer Aminou" w:date="2014-07-02T14:20:00Z"/>
              <w:rFonts w:eastAsiaTheme="minorEastAsia" w:cstheme="minorBidi"/>
              <w:noProof/>
              <w:snapToGrid/>
              <w:sz w:val="22"/>
            </w:rPr>
          </w:pPr>
          <w:del w:id="177" w:author="Nazer Aminou" w:date="2014-07-02T14:20:00Z">
            <w:r w:rsidRPr="003C3036" w:rsidDel="003C3036">
              <w:rPr>
                <w:rPrChange w:id="178" w:author="Nazer Aminou" w:date="2014-07-02T14:20:00Z">
                  <w:rPr>
                    <w:rStyle w:val="Hyperlink"/>
                    <w:noProof/>
                  </w:rPr>
                </w:rPrChange>
              </w:rPr>
              <w:delText>Dossier ODAF.SilverlightApp</w:delText>
            </w:r>
            <w:r w:rsidDel="003C3036">
              <w:rPr>
                <w:noProof/>
                <w:webHidden/>
              </w:rPr>
              <w:tab/>
              <w:delText>27</w:delText>
            </w:r>
          </w:del>
        </w:p>
        <w:p w:rsidR="00CC2316" w:rsidDel="003C3036" w:rsidRDefault="00CC2316">
          <w:pPr>
            <w:pStyle w:val="TOC3"/>
            <w:rPr>
              <w:del w:id="179" w:author="Nazer Aminou" w:date="2014-07-02T14:20:00Z"/>
              <w:rFonts w:eastAsiaTheme="minorEastAsia" w:cstheme="minorBidi"/>
              <w:noProof/>
              <w:snapToGrid/>
              <w:sz w:val="22"/>
            </w:rPr>
          </w:pPr>
          <w:del w:id="180" w:author="Nazer Aminou" w:date="2014-07-02T14:20:00Z">
            <w:r w:rsidRPr="003C3036" w:rsidDel="003C3036">
              <w:rPr>
                <w:rPrChange w:id="181" w:author="Nazer Aminou" w:date="2014-07-02T14:20:00Z">
                  <w:rPr>
                    <w:rStyle w:val="Hyperlink"/>
                    <w:noProof/>
                  </w:rPr>
                </w:rPrChange>
              </w:rPr>
              <w:delText>Organisation projet</w:delText>
            </w:r>
            <w:r w:rsidDel="003C3036">
              <w:rPr>
                <w:noProof/>
                <w:webHidden/>
              </w:rPr>
              <w:tab/>
              <w:delText>28</w:delText>
            </w:r>
          </w:del>
        </w:p>
        <w:p w:rsidR="00CC2316" w:rsidDel="003C3036" w:rsidRDefault="00CC2316">
          <w:pPr>
            <w:pStyle w:val="TOC3"/>
            <w:rPr>
              <w:del w:id="182" w:author="Nazer Aminou" w:date="2014-07-02T14:20:00Z"/>
              <w:rFonts w:eastAsiaTheme="minorEastAsia" w:cstheme="minorBidi"/>
              <w:noProof/>
              <w:snapToGrid/>
              <w:sz w:val="22"/>
            </w:rPr>
          </w:pPr>
          <w:del w:id="183" w:author="Nazer Aminou" w:date="2014-07-02T14:20:00Z">
            <w:r w:rsidRPr="003C3036" w:rsidDel="003C3036">
              <w:rPr>
                <w:rPrChange w:id="184" w:author="Nazer Aminou" w:date="2014-07-02T14:20:00Z">
                  <w:rPr>
                    <w:rStyle w:val="Hyperlink"/>
                    <w:noProof/>
                  </w:rPr>
                </w:rPrChange>
              </w:rPr>
              <w:delText>Eléments de configuration</w:delText>
            </w:r>
            <w:r w:rsidDel="003C3036">
              <w:rPr>
                <w:noProof/>
                <w:webHidden/>
              </w:rPr>
              <w:tab/>
              <w:delText>29</w:delText>
            </w:r>
          </w:del>
        </w:p>
        <w:p w:rsidR="00CC2316" w:rsidDel="003C3036" w:rsidRDefault="00CC2316">
          <w:pPr>
            <w:pStyle w:val="TOC2"/>
            <w:rPr>
              <w:del w:id="185" w:author="Nazer Aminou" w:date="2014-07-02T14:20:00Z"/>
              <w:rFonts w:eastAsiaTheme="minorEastAsia" w:cstheme="minorBidi"/>
              <w:noProof/>
              <w:snapToGrid/>
              <w:sz w:val="22"/>
            </w:rPr>
          </w:pPr>
          <w:del w:id="186" w:author="Nazer Aminou" w:date="2014-07-02T14:20:00Z">
            <w:r w:rsidRPr="003C3036" w:rsidDel="003C3036">
              <w:rPr>
                <w:rPrChange w:id="187" w:author="Nazer Aminou" w:date="2014-07-02T14:20:00Z">
                  <w:rPr>
                    <w:rStyle w:val="Hyperlink"/>
                    <w:noProof/>
                  </w:rPr>
                </w:rPrChange>
              </w:rPr>
              <w:delText>Dossier ODAF.Website</w:delText>
            </w:r>
            <w:r w:rsidDel="003C3036">
              <w:rPr>
                <w:noProof/>
                <w:webHidden/>
              </w:rPr>
              <w:tab/>
              <w:delText>29</w:delText>
            </w:r>
          </w:del>
        </w:p>
        <w:p w:rsidR="00CC2316" w:rsidDel="003C3036" w:rsidRDefault="00CC2316">
          <w:pPr>
            <w:pStyle w:val="TOC3"/>
            <w:rPr>
              <w:del w:id="188" w:author="Nazer Aminou" w:date="2014-07-02T14:20:00Z"/>
              <w:rFonts w:eastAsiaTheme="minorEastAsia" w:cstheme="minorBidi"/>
              <w:noProof/>
              <w:snapToGrid/>
              <w:sz w:val="22"/>
            </w:rPr>
          </w:pPr>
          <w:del w:id="189" w:author="Nazer Aminou" w:date="2014-07-02T14:20:00Z">
            <w:r w:rsidRPr="003C3036" w:rsidDel="003C3036">
              <w:rPr>
                <w:rPrChange w:id="190" w:author="Nazer Aminou" w:date="2014-07-02T14:20:00Z">
                  <w:rPr>
                    <w:rStyle w:val="Hyperlink"/>
                    <w:noProof/>
                  </w:rPr>
                </w:rPrChange>
              </w:rPr>
              <w:delText>Organisation projet</w:delText>
            </w:r>
            <w:r w:rsidDel="003C3036">
              <w:rPr>
                <w:noProof/>
                <w:webHidden/>
              </w:rPr>
              <w:tab/>
              <w:delText>30</w:delText>
            </w:r>
          </w:del>
        </w:p>
        <w:p w:rsidR="00CC2316" w:rsidDel="003C3036" w:rsidRDefault="00CC2316">
          <w:pPr>
            <w:pStyle w:val="TOC3"/>
            <w:rPr>
              <w:del w:id="191" w:author="Nazer Aminou" w:date="2014-07-02T14:20:00Z"/>
              <w:rFonts w:eastAsiaTheme="minorEastAsia" w:cstheme="minorBidi"/>
              <w:noProof/>
              <w:snapToGrid/>
              <w:sz w:val="22"/>
            </w:rPr>
          </w:pPr>
          <w:del w:id="192" w:author="Nazer Aminou" w:date="2014-07-02T14:20:00Z">
            <w:r w:rsidRPr="003C3036" w:rsidDel="003C3036">
              <w:rPr>
                <w:rPrChange w:id="193" w:author="Nazer Aminou" w:date="2014-07-02T14:20:00Z">
                  <w:rPr>
                    <w:rStyle w:val="Hyperlink"/>
                    <w:noProof/>
                  </w:rPr>
                </w:rPrChange>
              </w:rPr>
              <w:delText>Eléments de configuration</w:delText>
            </w:r>
            <w:r w:rsidDel="003C3036">
              <w:rPr>
                <w:noProof/>
                <w:webHidden/>
              </w:rPr>
              <w:tab/>
              <w:delText>31</w:delText>
            </w:r>
          </w:del>
        </w:p>
        <w:p w:rsidR="00CC2316" w:rsidDel="003C3036" w:rsidRDefault="00CC2316">
          <w:pPr>
            <w:pStyle w:val="TOC2"/>
            <w:rPr>
              <w:del w:id="194" w:author="Nazer Aminou" w:date="2014-07-02T14:20:00Z"/>
              <w:rFonts w:eastAsiaTheme="minorEastAsia" w:cstheme="minorBidi"/>
              <w:noProof/>
              <w:snapToGrid/>
              <w:sz w:val="22"/>
            </w:rPr>
          </w:pPr>
          <w:del w:id="195" w:author="Nazer Aminou" w:date="2014-07-02T14:20:00Z">
            <w:r w:rsidRPr="003C3036" w:rsidDel="003C3036">
              <w:rPr>
                <w:rPrChange w:id="196" w:author="Nazer Aminou" w:date="2014-07-02T14:20:00Z">
                  <w:rPr>
                    <w:rStyle w:val="Hyperlink"/>
                    <w:noProof/>
                  </w:rPr>
                </w:rPrChange>
              </w:rPr>
              <w:delText>Dossier ODAF.WindowsPhone</w:delText>
            </w:r>
            <w:r w:rsidDel="003C3036">
              <w:rPr>
                <w:noProof/>
                <w:webHidden/>
              </w:rPr>
              <w:tab/>
              <w:delText>31</w:delText>
            </w:r>
          </w:del>
        </w:p>
        <w:p w:rsidR="00CC2316" w:rsidDel="003C3036" w:rsidRDefault="00CC2316">
          <w:pPr>
            <w:pStyle w:val="TOC3"/>
            <w:rPr>
              <w:del w:id="197" w:author="Nazer Aminou" w:date="2014-07-02T14:20:00Z"/>
              <w:rFonts w:eastAsiaTheme="minorEastAsia" w:cstheme="minorBidi"/>
              <w:noProof/>
              <w:snapToGrid/>
              <w:sz w:val="22"/>
            </w:rPr>
          </w:pPr>
          <w:del w:id="198" w:author="Nazer Aminou" w:date="2014-07-02T14:20:00Z">
            <w:r w:rsidRPr="003C3036" w:rsidDel="003C3036">
              <w:rPr>
                <w:rPrChange w:id="199" w:author="Nazer Aminou" w:date="2014-07-02T14:20:00Z">
                  <w:rPr>
                    <w:rStyle w:val="Hyperlink"/>
                    <w:noProof/>
                  </w:rPr>
                </w:rPrChange>
              </w:rPr>
              <w:delText>Organisation projet</w:delText>
            </w:r>
            <w:r w:rsidDel="003C3036">
              <w:rPr>
                <w:noProof/>
                <w:webHidden/>
              </w:rPr>
              <w:tab/>
              <w:delText>31</w:delText>
            </w:r>
          </w:del>
        </w:p>
        <w:p w:rsidR="00CC2316" w:rsidDel="003C3036" w:rsidRDefault="00CC2316">
          <w:pPr>
            <w:pStyle w:val="TOC3"/>
            <w:rPr>
              <w:del w:id="200" w:author="Nazer Aminou" w:date="2014-07-02T14:20:00Z"/>
              <w:rFonts w:eastAsiaTheme="minorEastAsia" w:cstheme="minorBidi"/>
              <w:noProof/>
              <w:snapToGrid/>
              <w:sz w:val="22"/>
            </w:rPr>
          </w:pPr>
          <w:del w:id="201" w:author="Nazer Aminou" w:date="2014-07-02T14:20:00Z">
            <w:r w:rsidRPr="003C3036" w:rsidDel="003C3036">
              <w:rPr>
                <w:rPrChange w:id="202" w:author="Nazer Aminou" w:date="2014-07-02T14:20:00Z">
                  <w:rPr>
                    <w:rStyle w:val="Hyperlink"/>
                    <w:noProof/>
                  </w:rPr>
                </w:rPrChange>
              </w:rPr>
              <w:delText>Eléments de configuration</w:delText>
            </w:r>
            <w:r w:rsidDel="003C3036">
              <w:rPr>
                <w:noProof/>
                <w:webHidden/>
              </w:rPr>
              <w:tab/>
              <w:delText>32</w:delText>
            </w:r>
          </w:del>
        </w:p>
        <w:p w:rsidR="00CC2316" w:rsidDel="003C3036" w:rsidRDefault="00CC2316">
          <w:pPr>
            <w:pStyle w:val="TOC2"/>
            <w:rPr>
              <w:del w:id="203" w:author="Nazer Aminou" w:date="2014-07-02T14:20:00Z"/>
              <w:rFonts w:eastAsiaTheme="minorEastAsia" w:cstheme="minorBidi"/>
              <w:noProof/>
              <w:snapToGrid/>
              <w:sz w:val="22"/>
            </w:rPr>
          </w:pPr>
          <w:del w:id="204" w:author="Nazer Aminou" w:date="2014-07-02T14:20:00Z">
            <w:r w:rsidRPr="003C3036" w:rsidDel="003C3036">
              <w:rPr>
                <w:rPrChange w:id="205" w:author="Nazer Aminou" w:date="2014-07-02T14:20:00Z">
                  <w:rPr>
                    <w:rStyle w:val="Hyperlink"/>
                    <w:noProof/>
                  </w:rPr>
                </w:rPrChange>
              </w:rPr>
              <w:delText>Dépendances</w:delText>
            </w:r>
            <w:r w:rsidDel="003C3036">
              <w:rPr>
                <w:noProof/>
                <w:webHidden/>
              </w:rPr>
              <w:tab/>
              <w:delText>33</w:delText>
            </w:r>
          </w:del>
        </w:p>
        <w:p w:rsidR="00CC2316" w:rsidDel="003C3036" w:rsidRDefault="00CC2316">
          <w:pPr>
            <w:pStyle w:val="TOC1"/>
            <w:rPr>
              <w:del w:id="206" w:author="Nazer Aminou" w:date="2014-07-02T14:20:00Z"/>
              <w:rFonts w:eastAsiaTheme="minorEastAsia" w:cstheme="minorBidi"/>
              <w:noProof/>
              <w:snapToGrid/>
              <w:sz w:val="22"/>
            </w:rPr>
          </w:pPr>
          <w:del w:id="207" w:author="Nazer Aminou" w:date="2014-07-02T14:20:00Z">
            <w:r w:rsidRPr="003C3036" w:rsidDel="003C3036">
              <w:rPr>
                <w:rPrChange w:id="208" w:author="Nazer Aminou" w:date="2014-07-02T14:20:00Z">
                  <w:rPr>
                    <w:rStyle w:val="Hyperlink"/>
                    <w:noProof/>
                  </w:rPr>
                </w:rPrChange>
              </w:rPr>
              <w:delText>Compilation des éléments du Kit de démarrage ODAF Openturf</w:delText>
            </w:r>
            <w:r w:rsidDel="003C3036">
              <w:rPr>
                <w:noProof/>
                <w:webHidden/>
              </w:rPr>
              <w:tab/>
              <w:delText>35</w:delText>
            </w:r>
          </w:del>
        </w:p>
        <w:p w:rsidR="00CC2316" w:rsidDel="003C3036" w:rsidRDefault="00CC2316">
          <w:pPr>
            <w:pStyle w:val="TOC2"/>
            <w:rPr>
              <w:del w:id="209" w:author="Nazer Aminou" w:date="2014-07-02T14:20:00Z"/>
              <w:rFonts w:eastAsiaTheme="minorEastAsia" w:cstheme="minorBidi"/>
              <w:noProof/>
              <w:snapToGrid/>
              <w:sz w:val="22"/>
            </w:rPr>
          </w:pPr>
          <w:del w:id="210" w:author="Nazer Aminou" w:date="2014-07-02T14:20:00Z">
            <w:r w:rsidRPr="003C3036" w:rsidDel="003C3036">
              <w:rPr>
                <w:rPrChange w:id="211" w:author="Nazer Aminou" w:date="2014-07-02T14:20:00Z">
                  <w:rPr>
                    <w:rStyle w:val="Hyperlink"/>
                    <w:noProof/>
                  </w:rPr>
                </w:rPrChange>
              </w:rPr>
              <w:delText>Compilation des éléments en ligne de commande</w:delText>
            </w:r>
            <w:r w:rsidDel="003C3036">
              <w:rPr>
                <w:noProof/>
                <w:webHidden/>
              </w:rPr>
              <w:tab/>
              <w:delText>35</w:delText>
            </w:r>
          </w:del>
        </w:p>
        <w:p w:rsidR="00CC2316" w:rsidDel="003C3036" w:rsidRDefault="00CC2316">
          <w:pPr>
            <w:pStyle w:val="TOC2"/>
            <w:rPr>
              <w:del w:id="212" w:author="Nazer Aminou" w:date="2014-07-02T14:20:00Z"/>
              <w:rFonts w:eastAsiaTheme="minorEastAsia" w:cstheme="minorBidi"/>
              <w:noProof/>
              <w:snapToGrid/>
              <w:sz w:val="22"/>
            </w:rPr>
          </w:pPr>
          <w:del w:id="213" w:author="Nazer Aminou" w:date="2014-07-02T14:20:00Z">
            <w:r w:rsidRPr="003C3036" w:rsidDel="003C3036">
              <w:rPr>
                <w:rPrChange w:id="214" w:author="Nazer Aminou" w:date="2014-07-02T14:20:00Z">
                  <w:rPr>
                    <w:rStyle w:val="Hyperlink"/>
                    <w:noProof/>
                  </w:rPr>
                </w:rPrChange>
              </w:rPr>
              <w:delText>Compilation des éléments en utilisant Visual Studio 2010</w:delText>
            </w:r>
            <w:r w:rsidDel="003C3036">
              <w:rPr>
                <w:noProof/>
                <w:webHidden/>
              </w:rPr>
              <w:tab/>
              <w:delText>35</w:delText>
            </w:r>
          </w:del>
        </w:p>
        <w:p w:rsidR="00CC2316" w:rsidDel="003C3036" w:rsidRDefault="00CC2316">
          <w:pPr>
            <w:pStyle w:val="TOC1"/>
            <w:rPr>
              <w:del w:id="215" w:author="Nazer Aminou" w:date="2014-07-02T14:20:00Z"/>
              <w:rFonts w:eastAsiaTheme="minorEastAsia" w:cstheme="minorBidi"/>
              <w:noProof/>
              <w:snapToGrid/>
              <w:sz w:val="22"/>
            </w:rPr>
          </w:pPr>
          <w:del w:id="216" w:author="Nazer Aminou" w:date="2014-07-02T14:20:00Z">
            <w:r w:rsidRPr="003C3036" w:rsidDel="003C3036">
              <w:rPr>
                <w:rPrChange w:id="217" w:author="Nazer Aminou" w:date="2014-07-02T14:20:00Z">
                  <w:rPr>
                    <w:rStyle w:val="Hyperlink"/>
                    <w:noProof/>
                  </w:rPr>
                </w:rPrChange>
              </w:rPr>
              <w:delText>Mise en œuvre des éléments du Kit de démarrage ODAF Openturf</w:delText>
            </w:r>
            <w:r w:rsidDel="003C3036">
              <w:rPr>
                <w:noProof/>
                <w:webHidden/>
              </w:rPr>
              <w:tab/>
              <w:delText>36</w:delText>
            </w:r>
          </w:del>
        </w:p>
        <w:p w:rsidR="00CC2316" w:rsidDel="003C3036" w:rsidRDefault="00CC2316">
          <w:pPr>
            <w:pStyle w:val="TOC1"/>
            <w:rPr>
              <w:del w:id="218" w:author="Nazer Aminou" w:date="2014-07-02T14:20:00Z"/>
              <w:rFonts w:eastAsiaTheme="minorEastAsia" w:cstheme="minorBidi"/>
              <w:noProof/>
              <w:snapToGrid/>
              <w:sz w:val="22"/>
            </w:rPr>
          </w:pPr>
          <w:del w:id="219" w:author="Nazer Aminou" w:date="2014-07-02T14:20:00Z">
            <w:r w:rsidRPr="003C3036" w:rsidDel="003C3036">
              <w:rPr>
                <w:rPrChange w:id="220" w:author="Nazer Aminou" w:date="2014-07-02T14:20:00Z">
                  <w:rPr>
                    <w:rStyle w:val="Hyperlink"/>
                    <w:noProof/>
                  </w:rPr>
                </w:rPrChange>
              </w:rPr>
              <w:delText>Pour aller plus loin</w:delText>
            </w:r>
            <w:r w:rsidDel="003C3036">
              <w:rPr>
                <w:noProof/>
                <w:webHidden/>
              </w:rPr>
              <w:tab/>
              <w:delText>38</w:delText>
            </w:r>
          </w:del>
        </w:p>
        <w:p w:rsidR="00307502" w:rsidRDefault="00307502">
          <w:r>
            <w:rPr>
              <w:b/>
              <w:bCs/>
              <w:noProof/>
            </w:rPr>
            <w:fldChar w:fldCharType="end"/>
          </w:r>
        </w:p>
      </w:sdtContent>
    </w:sdt>
    <w:p w:rsidR="00307502" w:rsidRPr="00307502" w:rsidRDefault="00307502" w:rsidP="00307502">
      <w:pPr>
        <w:rPr>
          <w:lang w:eastAsia="en-US"/>
        </w:rPr>
      </w:pPr>
    </w:p>
    <w:p w:rsidR="00EE60DA" w:rsidRPr="00344ECC" w:rsidRDefault="00EE60DA" w:rsidP="00F1455C">
      <w:pPr>
        <w:pStyle w:val="Heading1"/>
      </w:pPr>
      <w:bookmarkStart w:id="221" w:name="_Toc150746565"/>
      <w:bookmarkStart w:id="222" w:name="_Toc164656911"/>
      <w:bookmarkStart w:id="223" w:name="_Toc164668483"/>
      <w:bookmarkStart w:id="224" w:name="_Toc246846963"/>
      <w:bookmarkStart w:id="225" w:name="_Toc326913461"/>
      <w:bookmarkStart w:id="226" w:name="_Toc392074153"/>
      <w:bookmarkStart w:id="227" w:name="_Toc246846964"/>
      <w:bookmarkStart w:id="228" w:name="_Toc356479767"/>
      <w:bookmarkStart w:id="229" w:name="_Toc164668485"/>
      <w:r w:rsidRPr="00344ECC">
        <w:lastRenderedPageBreak/>
        <w:t>Licence</w:t>
      </w:r>
      <w:bookmarkEnd w:id="221"/>
      <w:bookmarkEnd w:id="222"/>
      <w:bookmarkEnd w:id="223"/>
      <w:bookmarkEnd w:id="224"/>
      <w:bookmarkEnd w:id="225"/>
      <w:r>
        <w:t xml:space="preserve"> du Kit de démarrage ODAF </w:t>
      </w:r>
      <w:proofErr w:type="spellStart"/>
      <w:r>
        <w:t>Openturf</w:t>
      </w:r>
      <w:bookmarkEnd w:id="226"/>
      <w:proofErr w:type="spellEnd"/>
    </w:p>
    <w:p w:rsidR="00EE60DA" w:rsidRDefault="00EE60DA" w:rsidP="00EE60DA">
      <w:pPr>
        <w:rPr>
          <w:snapToGrid/>
        </w:rPr>
      </w:pPr>
      <w:r>
        <w:rPr>
          <w:noProof/>
          <w:snapToGrid/>
          <w:lang w:val="en-US" w:eastAsia="en-US"/>
        </w:rPr>
        <w:drawing>
          <wp:inline distT="0" distB="0" distL="0" distR="0" wp14:anchorId="682F1819" wp14:editId="71BC5710">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Pr>
          <w:snapToGrid/>
        </w:rPr>
        <w:t xml:space="preserve"> </w:t>
      </w:r>
    </w:p>
    <w:p w:rsidR="00EE60DA" w:rsidRPr="008317BA" w:rsidRDefault="00EE60DA" w:rsidP="00EE60DA">
      <w:pPr>
        <w:rPr>
          <w:snapToGrid/>
        </w:rPr>
      </w:pPr>
      <w:r w:rsidRPr="00B142B7">
        <w:rPr>
          <w:snapToGrid/>
        </w:rPr>
        <w:t>Le</w:t>
      </w:r>
      <w:r>
        <w:rPr>
          <w:snapToGrid/>
        </w:rPr>
        <w:t xml:space="preserve"> </w:t>
      </w:r>
      <w:r w:rsidRPr="00B142B7">
        <w:rPr>
          <w:snapToGrid/>
        </w:rPr>
        <w:t xml:space="preserve">Kit de démarrage </w:t>
      </w:r>
      <w:bookmarkStart w:id="230" w:name="OLE_LINK5"/>
      <w:bookmarkStart w:id="231" w:name="OLE_LINK6"/>
      <w:r w:rsidRPr="00EE60DA">
        <w:rPr>
          <w:b/>
          <w:snapToGrid/>
        </w:rPr>
        <w:t>ODAF</w:t>
      </w:r>
      <w:r>
        <w:rPr>
          <w:snapToGrid/>
        </w:rPr>
        <w:t xml:space="preserve"> </w:t>
      </w:r>
      <w:r w:rsidRPr="00B142B7">
        <w:rPr>
          <w:snapToGrid/>
        </w:rPr>
        <w:t>(</w:t>
      </w:r>
      <w:r w:rsidRPr="00E9626F">
        <w:rPr>
          <w:i/>
          <w:noProof/>
        </w:rPr>
        <w:t xml:space="preserve">Open Data </w:t>
      </w:r>
      <w:r>
        <w:rPr>
          <w:i/>
          <w:noProof/>
        </w:rPr>
        <w:t>Application Framework</w:t>
      </w:r>
      <w:r w:rsidRPr="00B142B7">
        <w:rPr>
          <w:snapToGrid/>
        </w:rPr>
        <w:t xml:space="preserve">) </w:t>
      </w:r>
      <w:bookmarkEnd w:id="230"/>
      <w:bookmarkEnd w:id="231"/>
      <w:proofErr w:type="spellStart"/>
      <w:r w:rsidRPr="00EE60DA">
        <w:rPr>
          <w:b/>
          <w:snapToGrid/>
        </w:rPr>
        <w:t>Openturf</w:t>
      </w:r>
      <w:proofErr w:type="spellEnd"/>
      <w:r w:rsidRPr="00B142B7">
        <w:rPr>
          <w:snapToGrid/>
        </w:rPr>
        <w:t xml:space="preserve"> est publié sous le contrat de licence de logiciel libre </w:t>
      </w:r>
      <w:r>
        <w:rPr>
          <w:snapToGrid/>
        </w:rPr>
        <w:t>Microsoft Public License (Ms-PL)</w:t>
      </w:r>
      <w:r w:rsidRPr="00B142B7">
        <w:rPr>
          <w:snapToGrid/>
        </w:rPr>
        <w:t xml:space="preserve"> tel que décrit à l’adresse Internet </w:t>
      </w:r>
      <w:hyperlink r:id="rId9" w:history="1">
        <w:r w:rsidRPr="00775C51">
          <w:rPr>
            <w:rStyle w:val="Hyperlink"/>
            <w:rFonts w:eastAsiaTheme="majorEastAsia"/>
          </w:rPr>
          <w:t>http://opensource.org/licenses/ms-pl.html</w:t>
        </w:r>
      </w:hyperlink>
      <w:r w:rsidRPr="00B142B7">
        <w:rPr>
          <w:snapToGrid/>
        </w:rPr>
        <w:t>.</w:t>
      </w:r>
      <w:r>
        <w:rPr>
          <w:snapToGrid/>
        </w:rPr>
        <w:t xml:space="preserve"> </w:t>
      </w:r>
    </w:p>
    <w:p w:rsidR="00F7593A" w:rsidRPr="005F77DF" w:rsidRDefault="00F7593A" w:rsidP="00F7593A">
      <w:pPr>
        <w:pStyle w:val="Heading1"/>
      </w:pPr>
      <w:bookmarkStart w:id="232" w:name="_Toc392074154"/>
      <w:r w:rsidRPr="005F77DF">
        <w:lastRenderedPageBreak/>
        <w:t>Commentaires</w:t>
      </w:r>
      <w:bookmarkEnd w:id="232"/>
    </w:p>
    <w:p w:rsidR="00F7593A" w:rsidRPr="005F77DF" w:rsidRDefault="00F7593A" w:rsidP="00F7593A">
      <w:r w:rsidRPr="005F77DF">
        <w:t xml:space="preserve">Votre opinion nous intéresse. N’hésitez pas à nous transmettre vos commentaires via la boîte aux lettres </w:t>
      </w:r>
      <w:r>
        <w:t>Open Data France</w:t>
      </w:r>
      <w:r w:rsidRPr="005F77DF">
        <w:t xml:space="preserve"> (</w:t>
      </w:r>
      <w:hyperlink r:id="rId10" w:history="1">
        <w:r w:rsidRPr="005F77DF">
          <w:rPr>
            <w:rStyle w:val="Hyperlink"/>
          </w:rPr>
          <w:t>mailto:ogdifrance@live.fr</w:t>
        </w:r>
      </w:hyperlink>
      <w:r w:rsidRPr="005F77DF">
        <w:t xml:space="preserve">) afin que nous puissions améliorer </w:t>
      </w:r>
      <w:r>
        <w:rPr>
          <w:snapToGrid/>
        </w:rPr>
        <w:t xml:space="preserve">la </w:t>
      </w:r>
      <w:hyperlink r:id="rId11" w:history="1">
        <w:r w:rsidRPr="008B7C1A">
          <w:rPr>
            <w:rStyle w:val="Hyperlink"/>
            <w:snapToGrid/>
          </w:rPr>
          <w:t>solution Open Data Clé en main</w:t>
        </w:r>
      </w:hyperlink>
      <w:r>
        <w:rPr>
          <w:rStyle w:val="FootnoteReference"/>
          <w:snapToGrid/>
        </w:rPr>
        <w:footnoteReference w:id="1"/>
      </w:r>
      <w:r>
        <w:rPr>
          <w:snapToGrid/>
        </w:rPr>
        <w:t xml:space="preserve"> disponible sur le site Microsoft Partner Network et ses différents accélérateurs</w:t>
      </w:r>
      <w:r w:rsidRPr="005F77DF">
        <w:t>.</w:t>
      </w:r>
    </w:p>
    <w:p w:rsidR="00F7593A" w:rsidRPr="005F77DF" w:rsidRDefault="00F7593A" w:rsidP="00F7593A">
      <w:pPr>
        <w:rPr>
          <w:snapToGrid/>
          <w:lang w:eastAsia="en-US"/>
        </w:rPr>
      </w:pPr>
      <w:r w:rsidRPr="005F77DF">
        <w:rPr>
          <w:snapToGrid/>
          <w:lang w:eastAsia="en-US"/>
        </w:rPr>
        <w:t xml:space="preserve">Le </w:t>
      </w:r>
      <w:hyperlink r:id="rId12" w:history="1">
        <w:r>
          <w:rPr>
            <w:rStyle w:val="Hyperlink"/>
            <w:snapToGrid/>
            <w:lang w:eastAsia="en-US"/>
          </w:rPr>
          <w:t>blog MSDN Open Data France</w:t>
        </w:r>
      </w:hyperlink>
      <w:r w:rsidRPr="005F77DF">
        <w:rPr>
          <w:rStyle w:val="FootnoteReference"/>
          <w:snapToGrid/>
          <w:lang w:eastAsia="en-US"/>
        </w:rPr>
        <w:footnoteReference w:id="2"/>
      </w:r>
      <w:r w:rsidRPr="005F77DF">
        <w:rPr>
          <w:snapToGrid/>
          <w:lang w:eastAsia="en-US"/>
        </w:rPr>
        <w:t xml:space="preserve"> vous tient informé dans le même temps des dernières évolutions d</w:t>
      </w:r>
      <w:r>
        <w:rPr>
          <w:snapToGrid/>
          <w:lang w:eastAsia="en-US"/>
        </w:rPr>
        <w:t xml:space="preserve">e la solution Open Data Clé en main, des différents accélérateurs proposés dans ce contexte, </w:t>
      </w:r>
      <w:r w:rsidRPr="005F77DF">
        <w:rPr>
          <w:snapToGrid/>
          <w:lang w:eastAsia="en-US"/>
        </w:rPr>
        <w:t xml:space="preserve">de l’actualité </w:t>
      </w:r>
      <w:r>
        <w:rPr>
          <w:snapToGrid/>
          <w:lang w:eastAsia="en-US"/>
        </w:rPr>
        <w:t>et des nouveautés relatives à c</w:t>
      </w:r>
      <w:r w:rsidRPr="005F77DF">
        <w:rPr>
          <w:snapToGrid/>
          <w:lang w:eastAsia="en-US"/>
        </w:rPr>
        <w:t>e</w:t>
      </w:r>
      <w:r>
        <w:rPr>
          <w:snapToGrid/>
          <w:lang w:eastAsia="en-US"/>
        </w:rPr>
        <w:t>ux-ci</w:t>
      </w:r>
      <w:r w:rsidRPr="005F77DF">
        <w:rPr>
          <w:snapToGrid/>
          <w:lang w:eastAsia="en-US"/>
        </w:rPr>
        <w:t>.</w:t>
      </w:r>
    </w:p>
    <w:p w:rsidR="007C1399" w:rsidRPr="00E25E74" w:rsidRDefault="007C1399" w:rsidP="00F7593A">
      <w:pPr>
        <w:pStyle w:val="Heading1"/>
        <w:pageBreakBefore w:val="0"/>
      </w:pPr>
      <w:bookmarkStart w:id="233" w:name="_Toc392074155"/>
      <w:r w:rsidRPr="00B43F19">
        <w:t>Résumé</w:t>
      </w:r>
      <w:bookmarkEnd w:id="227"/>
      <w:bookmarkEnd w:id="228"/>
      <w:bookmarkEnd w:id="233"/>
    </w:p>
    <w:p w:rsidR="00EE60DA" w:rsidRDefault="00EE60DA" w:rsidP="00EE60DA">
      <w:pPr>
        <w:rPr>
          <w:noProof/>
        </w:rPr>
      </w:pPr>
      <w:bookmarkStart w:id="234" w:name="_Toc166928712"/>
      <w:bookmarkStart w:id="235" w:name="_Toc356479768"/>
      <w:bookmarkStart w:id="236" w:name="_Toc246846965"/>
      <w:bookmarkEnd w:id="229"/>
      <w:r>
        <w:rPr>
          <w:noProof/>
        </w:rPr>
        <w:t>Le kit de démarrage</w:t>
      </w:r>
      <w:r w:rsidRPr="002C5B3F">
        <w:rPr>
          <w:snapToGrid/>
        </w:rPr>
        <w:t xml:space="preserve"> </w:t>
      </w:r>
      <w:r w:rsidRPr="00EE60DA">
        <w:rPr>
          <w:b/>
          <w:snapToGrid/>
        </w:rPr>
        <w:t>ODAF</w:t>
      </w:r>
      <w:r>
        <w:rPr>
          <w:snapToGrid/>
        </w:rPr>
        <w:t xml:space="preserve"> </w:t>
      </w:r>
      <w:r>
        <w:rPr>
          <w:noProof/>
        </w:rPr>
        <w:t>(</w:t>
      </w:r>
      <w:r w:rsidRPr="00956921">
        <w:rPr>
          <w:i/>
          <w:noProof/>
        </w:rPr>
        <w:t xml:space="preserve">Open </w:t>
      </w:r>
      <w:r>
        <w:rPr>
          <w:i/>
          <w:noProof/>
        </w:rPr>
        <w:t>Data Application Framework</w:t>
      </w:r>
      <w:r w:rsidRPr="00956921">
        <w:rPr>
          <w:noProof/>
        </w:rPr>
        <w:t xml:space="preserve">) </w:t>
      </w:r>
      <w:proofErr w:type="spellStart"/>
      <w:r w:rsidRPr="00EE60DA">
        <w:rPr>
          <w:b/>
          <w:snapToGrid/>
        </w:rPr>
        <w:t>Openturf</w:t>
      </w:r>
      <w:proofErr w:type="spellEnd"/>
      <w:r>
        <w:rPr>
          <w:noProof/>
        </w:rPr>
        <w:t xml:space="preserve"> sous license libre est</w:t>
      </w:r>
      <w:r w:rsidRPr="00956921">
        <w:rPr>
          <w:noProof/>
        </w:rPr>
        <w:t xml:space="preserve"> un</w:t>
      </w:r>
      <w:r>
        <w:rPr>
          <w:noProof/>
        </w:rPr>
        <w:t>e</w:t>
      </w:r>
      <w:r w:rsidRPr="00956921">
        <w:rPr>
          <w:noProof/>
        </w:rPr>
        <w:t xml:space="preserve"> initiative menée par l</w:t>
      </w:r>
      <w:r>
        <w:rPr>
          <w:noProof/>
        </w:rPr>
        <w:t xml:space="preserve">es </w:t>
      </w:r>
      <w:r w:rsidRPr="00956921">
        <w:rPr>
          <w:noProof/>
        </w:rPr>
        <w:t>équipe</w:t>
      </w:r>
      <w:r>
        <w:rPr>
          <w:noProof/>
        </w:rPr>
        <w:t>s</w:t>
      </w:r>
      <w:r w:rsidRPr="00956921">
        <w:rPr>
          <w:noProof/>
        </w:rPr>
        <w:t xml:space="preserve"> Microsoft en charge du </w:t>
      </w:r>
      <w:hyperlink r:id="rId13" w:history="1">
        <w:r w:rsidRPr="0065795F">
          <w:rPr>
            <w:rStyle w:val="Hyperlink"/>
            <w:rFonts w:eastAsiaTheme="majorEastAsia"/>
            <w:noProof/>
          </w:rPr>
          <w:t>Secteur Public</w:t>
        </w:r>
      </w:hyperlink>
      <w:r>
        <w:rPr>
          <w:rStyle w:val="FootnoteReference"/>
          <w:noProof/>
        </w:rPr>
        <w:footnoteReference w:id="3"/>
      </w:r>
      <w:r w:rsidRPr="00956921">
        <w:rPr>
          <w:noProof/>
        </w:rPr>
        <w:t xml:space="preserve">. </w:t>
      </w:r>
      <w:r>
        <w:rPr>
          <w:noProof/>
        </w:rPr>
        <w:t>ODAF Openturf</w:t>
      </w:r>
      <w:r w:rsidRPr="00956921">
        <w:rPr>
          <w:noProof/>
        </w:rPr>
        <w:t xml:space="preserve"> utilise l</w:t>
      </w:r>
      <w:r>
        <w:rPr>
          <w:noProof/>
        </w:rPr>
        <w:t>es services de l</w:t>
      </w:r>
      <w:r w:rsidRPr="00956921">
        <w:rPr>
          <w:noProof/>
        </w:rPr>
        <w:t>a</w:t>
      </w:r>
      <w:r>
        <w:rPr>
          <w:noProof/>
        </w:rPr>
        <w:t xml:space="preserve"> plateforme de publication de données ouvertes </w:t>
      </w:r>
      <w:r w:rsidRPr="00EE60DA">
        <w:rPr>
          <w:rFonts w:eastAsiaTheme="majorEastAsia"/>
          <w:b/>
          <w:noProof/>
        </w:rPr>
        <w:t>OGDI</w:t>
      </w:r>
      <w:r w:rsidRPr="00EE60DA">
        <w:rPr>
          <w:rFonts w:eastAsiaTheme="majorEastAsia"/>
          <w:noProof/>
        </w:rPr>
        <w:t xml:space="preserve"> (</w:t>
      </w:r>
      <w:r w:rsidRPr="00EE60DA">
        <w:rPr>
          <w:rFonts w:eastAsiaTheme="majorEastAsia"/>
          <w:i/>
          <w:noProof/>
        </w:rPr>
        <w:t>Open Government Data Initiative</w:t>
      </w:r>
      <w:r w:rsidRPr="00EE60DA">
        <w:rPr>
          <w:rFonts w:eastAsiaTheme="majorEastAsia"/>
          <w:noProof/>
        </w:rPr>
        <w:t>)</w:t>
      </w:r>
      <w:r>
        <w:rPr>
          <w:noProof/>
        </w:rPr>
        <w:t xml:space="preserve"> </w:t>
      </w:r>
      <w:r w:rsidRPr="00EE60DA">
        <w:rPr>
          <w:b/>
          <w:noProof/>
        </w:rPr>
        <w:t>DataLab</w:t>
      </w:r>
      <w:r>
        <w:rPr>
          <w:noProof/>
        </w:rPr>
        <w:t xml:space="preserve"> hébergée sur</w:t>
      </w:r>
      <w:r w:rsidRPr="00956921">
        <w:rPr>
          <w:noProof/>
        </w:rPr>
        <w:t xml:space="preserve"> </w:t>
      </w:r>
      <w:hyperlink r:id="rId14" w:history="1">
        <w:r w:rsidRPr="00F63BFF">
          <w:rPr>
            <w:rStyle w:val="Hyperlink"/>
            <w:rFonts w:eastAsiaTheme="majorEastAsia"/>
            <w:noProof/>
          </w:rPr>
          <w:t>Windows Azure</w:t>
        </w:r>
      </w:hyperlink>
      <w:r>
        <w:rPr>
          <w:rStyle w:val="FootnoteReference"/>
          <w:noProof/>
        </w:rPr>
        <w:footnoteReference w:id="4"/>
      </w:r>
      <w:r w:rsidRPr="00956921">
        <w:rPr>
          <w:noProof/>
        </w:rPr>
        <w:t xml:space="preserve"> </w:t>
      </w:r>
      <w:r>
        <w:rPr>
          <w:noProof/>
        </w:rPr>
        <w:t xml:space="preserve">dans le Cloud pour faciliter l’affichage sur carte </w:t>
      </w:r>
      <w:r w:rsidRPr="00956921">
        <w:rPr>
          <w:noProof/>
        </w:rPr>
        <w:t xml:space="preserve">et l'utilisation </w:t>
      </w:r>
      <w:r>
        <w:rPr>
          <w:noProof/>
        </w:rPr>
        <w:t>d’informations publiques, ou données ouvertes (</w:t>
      </w:r>
      <w:r>
        <w:rPr>
          <w:i/>
          <w:noProof/>
        </w:rPr>
        <w:t>o</w:t>
      </w:r>
      <w:r w:rsidRPr="0065795F">
        <w:rPr>
          <w:i/>
          <w:noProof/>
        </w:rPr>
        <w:t xml:space="preserve">pen </w:t>
      </w:r>
      <w:r>
        <w:rPr>
          <w:i/>
          <w:noProof/>
        </w:rPr>
        <w:t>d</w:t>
      </w:r>
      <w:r w:rsidRPr="0065795F">
        <w:rPr>
          <w:i/>
          <w:noProof/>
        </w:rPr>
        <w:t>ata</w:t>
      </w:r>
      <w:r>
        <w:rPr>
          <w:noProof/>
        </w:rPr>
        <w:t xml:space="preserve">) géo-localisées </w:t>
      </w:r>
      <w:r w:rsidRPr="00956921">
        <w:rPr>
          <w:noProof/>
        </w:rPr>
        <w:t xml:space="preserve">variées provenant d'entités publiques (gouvernement, ministères, </w:t>
      </w:r>
      <w:r w:rsidRPr="0065795F">
        <w:rPr>
          <w:noProof/>
        </w:rPr>
        <w:t>collectivités locales</w:t>
      </w:r>
      <w:r>
        <w:rPr>
          <w:noProof/>
        </w:rPr>
        <w:t xml:space="preserve"> et territoriales</w:t>
      </w:r>
      <w:r w:rsidRPr="0065795F">
        <w:rPr>
          <w:noProof/>
        </w:rPr>
        <w:t>, mairies, services déconcentrés de l'E</w:t>
      </w:r>
      <w:r>
        <w:rPr>
          <w:noProof/>
        </w:rPr>
        <w:t>tat</w:t>
      </w:r>
      <w:r w:rsidRPr="00956921">
        <w:rPr>
          <w:noProof/>
        </w:rPr>
        <w:t xml:space="preserve">, </w:t>
      </w:r>
      <w:r>
        <w:rPr>
          <w:noProof/>
        </w:rPr>
        <w:t>etc.</w:t>
      </w:r>
      <w:r w:rsidRPr="00956921">
        <w:rPr>
          <w:noProof/>
        </w:rPr>
        <w:t>)</w:t>
      </w:r>
      <w:r>
        <w:rPr>
          <w:noProof/>
        </w:rPr>
        <w:t xml:space="preserve">. </w:t>
      </w:r>
    </w:p>
    <w:p w:rsidR="00EE60DA" w:rsidRDefault="00EE60DA" w:rsidP="00EE60DA">
      <w:pPr>
        <w:rPr>
          <w:noProof/>
        </w:rPr>
      </w:pPr>
      <w:r w:rsidRPr="007122A3">
        <w:rPr>
          <w:noProof/>
        </w:rPr>
        <w:t xml:space="preserve">Après une courte présentation du </w:t>
      </w:r>
      <w:r>
        <w:rPr>
          <w:noProof/>
        </w:rPr>
        <w:t>kit de démarrage, de ses fondations et architecture, ce document décrit le contenu à proprement parler du kit, l’organisation du code source ainsi mis à disposition et ses modalités de compilation. D’autres documents accompagnant le kit décrivent les modalités de mise en œuvre du kit et de mise à disposition de données notamment dans Windows Azure.</w:t>
      </w:r>
    </w:p>
    <w:p w:rsidR="00EE60DA" w:rsidRDefault="00EE60DA" w:rsidP="00EE60DA">
      <w:pPr>
        <w:rPr>
          <w:rFonts w:cstheme="minorHAnsi"/>
        </w:rPr>
      </w:pPr>
      <w:r>
        <w:rPr>
          <w:noProof/>
        </w:rPr>
        <w:t>Ce document s’adresse aux architectes, aux développeurs et à tous ceux qui souhaitent consommer des informations publiques géolocalisées via le Framework ODAF Openturf et la plateforme de publication OGDI DataLab.</w:t>
      </w:r>
    </w:p>
    <w:p w:rsidR="00EE60DA" w:rsidRDefault="00EE60DA" w:rsidP="00EE60DA">
      <w:pPr>
        <w:pStyle w:val="Heading1"/>
        <w:pageBreakBefore w:val="0"/>
      </w:pPr>
      <w:bookmarkStart w:id="237" w:name="_Toc326913464"/>
      <w:bookmarkStart w:id="238" w:name="_Toc392074156"/>
      <w:r>
        <w:t>Prérequis</w:t>
      </w:r>
      <w:bookmarkEnd w:id="237"/>
      <w:bookmarkEnd w:id="238"/>
    </w:p>
    <w:p w:rsidR="00EE60DA" w:rsidRDefault="00EE60DA" w:rsidP="00EE60DA">
      <w:r>
        <w:t xml:space="preserve">Ce Kit de démarrage </w:t>
      </w:r>
      <w:r>
        <w:rPr>
          <w:snapToGrid/>
        </w:rPr>
        <w:t xml:space="preserve">ODAF </w:t>
      </w:r>
      <w:proofErr w:type="spellStart"/>
      <w:r>
        <w:rPr>
          <w:snapToGrid/>
        </w:rPr>
        <w:t>Openturf</w:t>
      </w:r>
      <w:proofErr w:type="spellEnd"/>
      <w:r w:rsidRPr="00B142B7">
        <w:rPr>
          <w:snapToGrid/>
        </w:rPr>
        <w:t xml:space="preserve"> (</w:t>
      </w:r>
      <w:r w:rsidRPr="00E9626F">
        <w:rPr>
          <w:i/>
          <w:noProof/>
        </w:rPr>
        <w:t xml:space="preserve">Open Data </w:t>
      </w:r>
      <w:r>
        <w:rPr>
          <w:i/>
          <w:noProof/>
        </w:rPr>
        <w:t>Application Framework</w:t>
      </w:r>
      <w:r w:rsidRPr="00B142B7">
        <w:rPr>
          <w:snapToGrid/>
        </w:rPr>
        <w:t xml:space="preserve">) </w:t>
      </w:r>
      <w:r>
        <w:t xml:space="preserve">nécessite à minima un ordinateur sous Windows Server 2003 (R2) SP1, Windows 7, Windows Server (R2) 2008 ou ultérieur. </w:t>
      </w:r>
    </w:p>
    <w:p w:rsidR="00EE60DA" w:rsidRDefault="00EE60DA" w:rsidP="00EE60DA">
      <w:r>
        <w:t xml:space="preserve">Le lecteur doit connaître notamment le  langage C# et le Framework </w:t>
      </w:r>
      <w:del w:id="239" w:author="Nazer Aminou" w:date="2014-07-01T15:43:00Z">
        <w:r w:rsidDel="00462639">
          <w:delText xml:space="preserve">Silverlight </w:delText>
        </w:r>
      </w:del>
      <w:ins w:id="240" w:author="Nazer Aminou" w:date="2014-07-01T15:43:00Z">
        <w:r w:rsidR="00462639">
          <w:t xml:space="preserve">ASP.NET MVC </w:t>
        </w:r>
      </w:ins>
      <w:r>
        <w:t>afin de pouvoir facilement comprendre les éléments mis ainsi à disposition.</w:t>
      </w:r>
    </w:p>
    <w:p w:rsidR="00EE60DA" w:rsidRPr="00996508" w:rsidRDefault="00EE60DA" w:rsidP="00EE60DA">
      <w:pPr>
        <w:pStyle w:val="Heading1"/>
      </w:pPr>
      <w:bookmarkStart w:id="241" w:name="_Toc163665132"/>
      <w:bookmarkStart w:id="242" w:name="_Toc284246060"/>
      <w:bookmarkStart w:id="243" w:name="_Toc326913465"/>
      <w:bookmarkStart w:id="244" w:name="_Toc392074157"/>
      <w:r w:rsidRPr="00996508">
        <w:lastRenderedPageBreak/>
        <w:t xml:space="preserve">Connaissances </w:t>
      </w:r>
      <w:r>
        <w:t>et attendu</w:t>
      </w:r>
      <w:bookmarkEnd w:id="241"/>
      <w:bookmarkEnd w:id="242"/>
      <w:bookmarkEnd w:id="243"/>
      <w:bookmarkEnd w:id="244"/>
    </w:p>
    <w:p w:rsidR="00EE60DA" w:rsidRPr="007D45E8" w:rsidRDefault="00EE60DA" w:rsidP="00EE60DA">
      <w:r>
        <w:t xml:space="preserve">La mise en œuvre du Kit de démarrage </w:t>
      </w:r>
      <w:r>
        <w:rPr>
          <w:snapToGrid/>
        </w:rPr>
        <w:t xml:space="preserve">ODAF </w:t>
      </w:r>
      <w:proofErr w:type="spellStart"/>
      <w:r>
        <w:rPr>
          <w:snapToGrid/>
        </w:rPr>
        <w:t>Openturf</w:t>
      </w:r>
      <w:proofErr w:type="spellEnd"/>
      <w:r w:rsidRPr="00B142B7">
        <w:rPr>
          <w:snapToGrid/>
        </w:rPr>
        <w:t xml:space="preserve"> (</w:t>
      </w:r>
      <w:r w:rsidRPr="00E9626F">
        <w:rPr>
          <w:i/>
          <w:noProof/>
        </w:rPr>
        <w:t xml:space="preserve">Open </w:t>
      </w:r>
      <w:r>
        <w:rPr>
          <w:i/>
          <w:noProof/>
        </w:rPr>
        <w:t>Data Application Framework</w:t>
      </w:r>
      <w:r w:rsidRPr="00B142B7">
        <w:rPr>
          <w:snapToGrid/>
        </w:rPr>
        <w:t xml:space="preserve">) </w:t>
      </w:r>
      <w:r>
        <w:t>requiert une expérience préalable :</w:t>
      </w:r>
    </w:p>
    <w:p w:rsidR="00EE60DA" w:rsidRPr="00593BE4" w:rsidRDefault="00EE60DA" w:rsidP="00EE60DA">
      <w:pPr>
        <w:numPr>
          <w:ilvl w:val="0"/>
          <w:numId w:val="4"/>
        </w:numPr>
        <w:ind w:left="714" w:hanging="357"/>
      </w:pPr>
      <w:r>
        <w:t>D</w:t>
      </w:r>
      <w:r w:rsidRPr="00593BE4">
        <w:t>e l’environnement de développement Microsoft Visual Studio 20</w:t>
      </w:r>
      <w:r>
        <w:t>10</w:t>
      </w:r>
      <w:r w:rsidRPr="00593BE4">
        <w:t>,</w:t>
      </w:r>
    </w:p>
    <w:p w:rsidR="00EE60DA" w:rsidRPr="00593BE4" w:rsidRDefault="00EE60DA" w:rsidP="00EE60DA">
      <w:pPr>
        <w:numPr>
          <w:ilvl w:val="0"/>
          <w:numId w:val="4"/>
        </w:numPr>
        <w:ind w:left="714" w:hanging="357"/>
      </w:pPr>
      <w:r>
        <w:t>D</w:t>
      </w:r>
      <w:r w:rsidRPr="00593BE4">
        <w:t xml:space="preserve">e la programmation avec le </w:t>
      </w:r>
      <w:r>
        <w:t xml:space="preserve">Microsoft </w:t>
      </w:r>
      <w:r w:rsidRPr="00593BE4">
        <w:t>Framework</w:t>
      </w:r>
      <w:r>
        <w:t xml:space="preserve"> </w:t>
      </w:r>
      <w:r w:rsidRPr="00593BE4">
        <w:t>.NET,</w:t>
      </w:r>
    </w:p>
    <w:p w:rsidR="00EE60DA" w:rsidDel="00E55709" w:rsidRDefault="00EE60DA" w:rsidP="00EE60DA">
      <w:pPr>
        <w:numPr>
          <w:ilvl w:val="0"/>
          <w:numId w:val="4"/>
        </w:numPr>
        <w:ind w:left="714" w:hanging="357"/>
        <w:rPr>
          <w:del w:id="245" w:author="Nazer Aminou" w:date="2014-07-01T15:48:00Z"/>
        </w:rPr>
      </w:pPr>
      <w:del w:id="246" w:author="Nazer Aminou" w:date="2014-07-01T15:48:00Z">
        <w:r w:rsidDel="00E55709">
          <w:delText xml:space="preserve">De la technologie </w:delText>
        </w:r>
        <w:r w:rsidR="00E55709" w:rsidDel="00E55709">
          <w:fldChar w:fldCharType="begin"/>
        </w:r>
        <w:r w:rsidR="00E55709" w:rsidDel="00E55709">
          <w:delInstrText xml:space="preserve"> HYPERLINK "http://www.silverlight.net/" </w:delInstrText>
        </w:r>
        <w:r w:rsidR="00E55709" w:rsidDel="00E55709">
          <w:fldChar w:fldCharType="separate"/>
        </w:r>
        <w:r w:rsidRPr="00B52A49" w:rsidDel="00E55709">
          <w:rPr>
            <w:rStyle w:val="Hyperlink"/>
            <w:rFonts w:eastAsiaTheme="majorEastAsia"/>
          </w:rPr>
          <w:delText>Silverlight</w:delText>
        </w:r>
        <w:r w:rsidR="00E55709" w:rsidDel="00E55709">
          <w:rPr>
            <w:rStyle w:val="Hyperlink"/>
            <w:rFonts w:eastAsiaTheme="majorEastAsia"/>
          </w:rPr>
          <w:fldChar w:fldCharType="end"/>
        </w:r>
        <w:r w:rsidDel="00E55709">
          <w:rPr>
            <w:rStyle w:val="FootnoteReference"/>
          </w:rPr>
          <w:footnoteReference w:id="5"/>
        </w:r>
        <w:r w:rsidDel="00E55709">
          <w:delText>,</w:delText>
        </w:r>
      </w:del>
    </w:p>
    <w:p w:rsidR="00EE60DA" w:rsidRDefault="00EE60DA" w:rsidP="00EE60DA">
      <w:pPr>
        <w:numPr>
          <w:ilvl w:val="0"/>
          <w:numId w:val="4"/>
        </w:numPr>
        <w:ind w:left="714" w:hanging="357"/>
      </w:pPr>
      <w:r>
        <w:t xml:space="preserve">De la technologie Web </w:t>
      </w:r>
      <w:hyperlink r:id="rId15" w:history="1">
        <w:r>
          <w:rPr>
            <w:rStyle w:val="Hyperlink"/>
            <w:rFonts w:eastAsiaTheme="majorEastAsia"/>
          </w:rPr>
          <w:t>ASP.NET MVC</w:t>
        </w:r>
      </w:hyperlink>
      <w:r>
        <w:rPr>
          <w:rStyle w:val="FootnoteReference"/>
        </w:rPr>
        <w:footnoteReference w:id="6"/>
      </w:r>
      <w:r>
        <w:t>,</w:t>
      </w:r>
    </w:p>
    <w:p w:rsidR="00EE60DA" w:rsidRDefault="00EE60DA" w:rsidP="00EE60DA">
      <w:pPr>
        <w:numPr>
          <w:ilvl w:val="0"/>
          <w:numId w:val="4"/>
        </w:numPr>
        <w:ind w:left="714" w:hanging="357"/>
      </w:pPr>
      <w:r>
        <w:t>De l’utilisation d’interfaces Web de style REST (</w:t>
      </w:r>
      <w:proofErr w:type="spellStart"/>
      <w:r w:rsidRPr="00842742">
        <w:rPr>
          <w:i/>
        </w:rPr>
        <w:t>Representational</w:t>
      </w:r>
      <w:proofErr w:type="spellEnd"/>
      <w:r w:rsidRPr="00842742">
        <w:rPr>
          <w:i/>
        </w:rPr>
        <w:t xml:space="preserve"> State Transfer</w:t>
      </w:r>
      <w:r>
        <w:t>),</w:t>
      </w:r>
    </w:p>
    <w:p w:rsidR="00EE60DA" w:rsidRDefault="00EE60DA" w:rsidP="00EE60DA">
      <w:pPr>
        <w:numPr>
          <w:ilvl w:val="0"/>
          <w:numId w:val="4"/>
        </w:numPr>
        <w:ind w:left="714" w:hanging="357"/>
      </w:pPr>
      <w:r>
        <w:t>De la plateforme Windows Azure,</w:t>
      </w:r>
    </w:p>
    <w:p w:rsidR="00EE60DA" w:rsidRDefault="00EE60DA" w:rsidP="00EE60DA">
      <w:pPr>
        <w:numPr>
          <w:ilvl w:val="0"/>
          <w:numId w:val="4"/>
        </w:numPr>
        <w:ind w:left="714" w:hanging="357"/>
      </w:pPr>
      <w:r>
        <w:t>Du développement avec les interfaces programmatiques (API) Twitter et  Facebook pour l’intégration avec les réseaux sociaux,</w:t>
      </w:r>
    </w:p>
    <w:p w:rsidR="00EE60DA" w:rsidRDefault="00EE60DA" w:rsidP="00EE60DA">
      <w:pPr>
        <w:numPr>
          <w:ilvl w:val="0"/>
          <w:numId w:val="4"/>
        </w:numPr>
        <w:ind w:left="714" w:hanging="357"/>
      </w:pPr>
      <w:r>
        <w:t>Du développement sur Android pour la partie Android,</w:t>
      </w:r>
    </w:p>
    <w:p w:rsidR="00EE60DA" w:rsidRDefault="00EE60DA" w:rsidP="00EE60DA">
      <w:pPr>
        <w:numPr>
          <w:ilvl w:val="0"/>
          <w:numId w:val="4"/>
        </w:numPr>
        <w:ind w:left="714" w:hanging="357"/>
      </w:pPr>
      <w:r>
        <w:t>Du développement sur iOS pour la partie iPhone,</w:t>
      </w:r>
    </w:p>
    <w:p w:rsidR="00EE60DA" w:rsidRPr="00286F53" w:rsidRDefault="00EE60DA" w:rsidP="00EE60DA">
      <w:pPr>
        <w:numPr>
          <w:ilvl w:val="0"/>
          <w:numId w:val="4"/>
        </w:numPr>
        <w:ind w:left="714" w:hanging="357"/>
        <w:rPr>
          <w:lang w:val="en-US"/>
        </w:rPr>
      </w:pPr>
      <w:r w:rsidRPr="00286F53">
        <w:rPr>
          <w:lang w:val="en-US"/>
        </w:rPr>
        <w:t xml:space="preserve">De Windows Phone </w:t>
      </w:r>
      <w:hyperlink r:id="rId16" w:history="1">
        <w:r w:rsidR="00170C1A">
          <w:rPr>
            <w:rStyle w:val="Hyperlink"/>
            <w:rFonts w:eastAsiaTheme="majorEastAsia" w:cstheme="minorHAnsi"/>
            <w:lang w:val="en-US"/>
          </w:rPr>
          <w:t>Windows Phone 7.1 (nom de code Mango)</w:t>
        </w:r>
      </w:hyperlink>
      <w:r w:rsidRPr="002007A9">
        <w:rPr>
          <w:rStyle w:val="FootnoteReference"/>
          <w:rFonts w:cstheme="minorHAnsi"/>
          <w:color w:val="000000" w:themeColor="text1"/>
        </w:rPr>
        <w:footnoteReference w:id="7"/>
      </w:r>
      <w:r w:rsidRPr="00286F53">
        <w:rPr>
          <w:lang w:val="en-US"/>
        </w:rPr>
        <w:t>.</w:t>
      </w:r>
    </w:p>
    <w:p w:rsidR="00EE60DA" w:rsidRPr="00286F53" w:rsidRDefault="00EE60DA" w:rsidP="00286F53">
      <w:pPr>
        <w:pStyle w:val="AlertLabelinList1"/>
        <w:spacing w:before="0" w:after="120" w:line="240" w:lineRule="auto"/>
        <w:ind w:left="357"/>
        <w:rPr>
          <w:rFonts w:asciiTheme="minorHAnsi" w:hAnsiTheme="minorHAnsi" w:cstheme="minorHAnsi"/>
          <w:b w:val="0"/>
          <w:kern w:val="0"/>
          <w:lang w:eastAsia="zh-TW"/>
        </w:rPr>
      </w:pPr>
      <w:r w:rsidRPr="00286F53">
        <w:rPr>
          <w:rFonts w:asciiTheme="minorHAnsi" w:hAnsiTheme="minorHAnsi" w:cstheme="minorHAnsi"/>
          <w:kern w:val="0"/>
          <w:lang w:eastAsia="zh-TW"/>
        </w:rPr>
        <w:t>Remarque </w:t>
      </w:r>
      <w:r w:rsidRPr="00286F53">
        <w:rPr>
          <w:rFonts w:asciiTheme="minorHAnsi" w:hAnsiTheme="minorHAnsi" w:cstheme="minorHAnsi"/>
          <w:b w:val="0"/>
          <w:kern w:val="0"/>
          <w:lang w:eastAsia="zh-TW"/>
        </w:rPr>
        <w:t>: 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EE60DA" w:rsidRPr="00286F53" w:rsidRDefault="00D97C9B" w:rsidP="009C29DF">
      <w:pPr>
        <w:pStyle w:val="AlertTextinList1"/>
        <w:numPr>
          <w:ilvl w:val="0"/>
          <w:numId w:val="29"/>
        </w:numPr>
        <w:spacing w:before="0" w:after="120" w:line="240" w:lineRule="auto"/>
        <w:ind w:right="-72"/>
        <w:rPr>
          <w:rFonts w:asciiTheme="minorHAnsi" w:hAnsiTheme="minorHAnsi" w:cstheme="minorHAnsi"/>
          <w:kern w:val="0"/>
          <w:lang w:eastAsia="zh-TW"/>
        </w:rPr>
      </w:pPr>
      <w:hyperlink r:id="rId17" w:history="1">
        <w:r w:rsidR="00EE60DA" w:rsidRPr="00286F53">
          <w:rPr>
            <w:rStyle w:val="Hyperlink"/>
            <w:rFonts w:asciiTheme="minorHAnsi" w:eastAsiaTheme="majorEastAsia" w:hAnsiTheme="minorHAnsi" w:cstheme="minorHAnsi"/>
            <w:kern w:val="0"/>
            <w:lang w:eastAsia="zh-TW"/>
          </w:rPr>
          <w:t>Microsoft Windows Azure Training Kit</w:t>
        </w:r>
      </w:hyperlink>
      <w:r w:rsidR="00EE60DA" w:rsidRPr="00286F53">
        <w:rPr>
          <w:rStyle w:val="FootnoteReference"/>
          <w:rFonts w:asciiTheme="minorHAnsi" w:hAnsiTheme="minorHAnsi" w:cstheme="minorHAnsi"/>
          <w:kern w:val="0"/>
          <w:lang w:eastAsia="zh-TW"/>
        </w:rPr>
        <w:footnoteReference w:id="8"/>
      </w:r>
      <w:r w:rsidR="00EE60DA" w:rsidRPr="00286F53">
        <w:rPr>
          <w:rFonts w:asciiTheme="minorHAnsi" w:hAnsiTheme="minorHAnsi" w:cstheme="minorHAnsi"/>
          <w:kern w:val="0"/>
          <w:lang w:eastAsia="zh-TW"/>
        </w:rPr>
        <w:t xml:space="preserve"> couvrant la plateforme Windows Azure et l’environnement de développement Microsoft Visual Studio 2010.</w:t>
      </w:r>
    </w:p>
    <w:p w:rsidR="00EE60DA" w:rsidRPr="00286F53" w:rsidDel="00A31A54" w:rsidRDefault="00D97C9B" w:rsidP="009C29DF">
      <w:pPr>
        <w:pStyle w:val="AlertTextinList1"/>
        <w:numPr>
          <w:ilvl w:val="0"/>
          <w:numId w:val="29"/>
        </w:numPr>
        <w:spacing w:before="0" w:after="120" w:line="240" w:lineRule="auto"/>
        <w:ind w:right="-72"/>
        <w:rPr>
          <w:del w:id="249" w:author="Nazer Aminou" w:date="2014-07-02T18:13:00Z"/>
          <w:rFonts w:asciiTheme="minorHAnsi" w:hAnsiTheme="minorHAnsi" w:cstheme="minorHAnsi"/>
          <w:kern w:val="0"/>
          <w:lang w:eastAsia="zh-TW"/>
        </w:rPr>
      </w:pPr>
      <w:del w:id="250" w:author="Nazer Aminou" w:date="2014-07-02T18:13:00Z">
        <w:r w:rsidDel="00A31A54">
          <w:fldChar w:fldCharType="begin"/>
        </w:r>
        <w:r w:rsidDel="00A31A54">
          <w:delInstrText xml:space="preserve"> HYPERLINK "http://msdn.microsoft.com/en-us/silverlight4trainingcourse.aspx" </w:delInstrText>
        </w:r>
        <w:r w:rsidDel="00A31A54">
          <w:fldChar w:fldCharType="separate"/>
        </w:r>
        <w:r w:rsidR="00EE60DA" w:rsidRPr="00286F53" w:rsidDel="00A31A54">
          <w:rPr>
            <w:rStyle w:val="Hyperlink"/>
            <w:rFonts w:asciiTheme="minorHAnsi" w:eastAsiaTheme="majorEastAsia" w:hAnsiTheme="minorHAnsi" w:cstheme="minorHAnsi"/>
            <w:kern w:val="0"/>
            <w:lang w:eastAsia="zh-TW"/>
          </w:rPr>
          <w:delText>Microsoft Silverlight 4 Training Course</w:delText>
        </w:r>
        <w:r w:rsidDel="00A31A54">
          <w:rPr>
            <w:rStyle w:val="Hyperlink"/>
            <w:rFonts w:asciiTheme="minorHAnsi" w:eastAsiaTheme="majorEastAsia" w:hAnsiTheme="minorHAnsi" w:cstheme="minorHAnsi"/>
            <w:kern w:val="0"/>
            <w:lang w:eastAsia="zh-TW"/>
          </w:rPr>
          <w:fldChar w:fldCharType="end"/>
        </w:r>
        <w:r w:rsidR="00EE60DA" w:rsidRPr="00286F53" w:rsidDel="00A31A54">
          <w:rPr>
            <w:rStyle w:val="FootnoteReference"/>
            <w:rFonts w:asciiTheme="minorHAnsi" w:hAnsiTheme="minorHAnsi" w:cstheme="minorHAnsi"/>
            <w:kern w:val="0"/>
            <w:lang w:eastAsia="zh-TW"/>
          </w:rPr>
          <w:footnoteReference w:id="9"/>
        </w:r>
        <w:r w:rsidR="00EE60DA" w:rsidRPr="00286F53" w:rsidDel="00A31A54">
          <w:rPr>
            <w:rFonts w:asciiTheme="minorHAnsi" w:hAnsiTheme="minorHAnsi" w:cstheme="minorHAnsi"/>
            <w:kern w:val="0"/>
            <w:lang w:eastAsia="zh-TW"/>
          </w:rPr>
          <w:delText xml:space="preserve"> couvrant les nouvelles fonctionnalités de Silverlight 4, des exercices pratiques, ainsi que 8 modules pour construire des applications métier avec Silverlight 4.</w:delText>
        </w:r>
      </w:del>
    </w:p>
    <w:p w:rsidR="00EE60DA" w:rsidRPr="00286F53" w:rsidRDefault="00D97C9B" w:rsidP="009C29DF">
      <w:pPr>
        <w:pStyle w:val="AlertTextinList1"/>
        <w:numPr>
          <w:ilvl w:val="0"/>
          <w:numId w:val="29"/>
        </w:numPr>
        <w:spacing w:before="0" w:after="120" w:line="240" w:lineRule="auto"/>
        <w:ind w:right="-72"/>
        <w:rPr>
          <w:rFonts w:asciiTheme="minorHAnsi" w:hAnsiTheme="minorHAnsi" w:cstheme="minorHAnsi"/>
          <w:kern w:val="0"/>
          <w:lang w:eastAsia="zh-TW"/>
        </w:rPr>
      </w:pPr>
      <w:hyperlink r:id="rId18" w:history="1">
        <w:r w:rsidR="00286F53">
          <w:rPr>
            <w:rStyle w:val="Hyperlink"/>
            <w:rFonts w:asciiTheme="minorHAnsi" w:eastAsiaTheme="majorEastAsia" w:hAnsiTheme="minorHAnsi" w:cstheme="minorHAnsi"/>
            <w:kern w:val="0"/>
            <w:lang w:eastAsia="zh-TW"/>
          </w:rPr>
          <w:t>Windows Phone 7.</w:t>
        </w:r>
        <w:r w:rsidR="00B65D09">
          <w:rPr>
            <w:rStyle w:val="Hyperlink"/>
            <w:rFonts w:asciiTheme="minorHAnsi" w:eastAsiaTheme="majorEastAsia" w:hAnsiTheme="minorHAnsi" w:cstheme="minorHAnsi"/>
            <w:kern w:val="0"/>
            <w:lang w:eastAsia="zh-TW"/>
          </w:rPr>
          <w:t>1</w:t>
        </w:r>
        <w:r w:rsidR="00286F53">
          <w:rPr>
            <w:rStyle w:val="Hyperlink"/>
            <w:rFonts w:asciiTheme="minorHAnsi" w:eastAsiaTheme="majorEastAsia" w:hAnsiTheme="minorHAnsi" w:cstheme="minorHAnsi"/>
            <w:kern w:val="0"/>
            <w:lang w:eastAsia="zh-TW"/>
          </w:rPr>
          <w:t xml:space="preserve"> Training Kit</w:t>
        </w:r>
      </w:hyperlink>
      <w:r w:rsidR="00EE60DA" w:rsidRPr="00286F53">
        <w:rPr>
          <w:rStyle w:val="FootnoteReference"/>
          <w:rFonts w:asciiTheme="minorHAnsi" w:hAnsiTheme="minorHAnsi" w:cstheme="minorHAnsi"/>
          <w:kern w:val="0"/>
          <w:lang w:eastAsia="zh-TW"/>
        </w:rPr>
        <w:footnoteReference w:id="10"/>
      </w:r>
      <w:r w:rsidR="00EE60DA" w:rsidRPr="00286F53">
        <w:rPr>
          <w:rFonts w:asciiTheme="minorHAnsi" w:hAnsiTheme="minorHAnsi" w:cstheme="minorHAnsi"/>
          <w:kern w:val="0"/>
          <w:lang w:eastAsia="zh-TW"/>
        </w:rPr>
        <w:t xml:space="preserve"> couvrant les Framework Silverlight et XNA sous forme d’exercices pratiques et de vidéos. Vous y apprendrez les bases de la navigation dans Windows Phone, les différents contrôles, le lancement de tâches, la gestion du cycle de vie de votre application, etc.</w:t>
      </w:r>
    </w:p>
    <w:p w:rsidR="00EE60DA" w:rsidRPr="00286F53" w:rsidRDefault="00EE60DA" w:rsidP="00286F53">
      <w:pPr>
        <w:pStyle w:val="AlertLabelinList1"/>
        <w:spacing w:before="0" w:after="120" w:line="240" w:lineRule="auto"/>
        <w:ind w:left="357"/>
        <w:rPr>
          <w:rFonts w:asciiTheme="minorHAnsi" w:hAnsiTheme="minorHAnsi" w:cstheme="minorHAnsi"/>
          <w:b w:val="0"/>
          <w:kern w:val="0"/>
          <w:lang w:eastAsia="zh-TW"/>
        </w:rPr>
      </w:pPr>
      <w:r w:rsidRPr="00286F53">
        <w:rPr>
          <w:rFonts w:asciiTheme="minorHAnsi" w:hAnsiTheme="minorHAnsi" w:cstheme="minorHAnsi"/>
          <w:kern w:val="0"/>
          <w:lang w:eastAsia="zh-TW"/>
        </w:rPr>
        <w:t>Remarque </w:t>
      </w:r>
      <w:r w:rsidRPr="00286F53">
        <w:rPr>
          <w:rFonts w:asciiTheme="minorHAnsi" w:hAnsiTheme="minorHAnsi" w:cstheme="minorHAnsi"/>
          <w:b w:val="0"/>
          <w:kern w:val="0"/>
          <w:lang w:eastAsia="zh-TW"/>
        </w:rPr>
        <w:t xml:space="preserve">: Le </w:t>
      </w:r>
      <w:hyperlink r:id="rId19" w:history="1">
        <w:r w:rsidRPr="00286F53">
          <w:rPr>
            <w:rStyle w:val="Hyperlink"/>
            <w:rFonts w:asciiTheme="minorHAnsi" w:eastAsiaTheme="majorEastAsia" w:hAnsiTheme="minorHAnsi" w:cstheme="minorHAnsi"/>
            <w:b w:val="0"/>
            <w:kern w:val="0"/>
            <w:lang w:eastAsia="zh-TW"/>
          </w:rPr>
          <w:t>blog du groupe Produit de la plateforme Windows Azure</w:t>
        </w:r>
      </w:hyperlink>
      <w:r w:rsidRPr="00286F53">
        <w:rPr>
          <w:rStyle w:val="FootnoteReference"/>
          <w:rFonts w:asciiTheme="minorHAnsi" w:hAnsiTheme="minorHAnsi" w:cstheme="minorHAnsi"/>
          <w:b w:val="0"/>
          <w:kern w:val="0"/>
          <w:lang w:eastAsia="zh-TW"/>
        </w:rPr>
        <w:footnoteReference w:id="11"/>
      </w:r>
      <w:r w:rsidRPr="00286F53">
        <w:rPr>
          <w:rFonts w:asciiTheme="minorHAnsi" w:hAnsiTheme="minorHAnsi" w:cstheme="minorHAnsi"/>
          <w:b w:val="0"/>
          <w:kern w:val="0"/>
          <w:lang w:eastAsia="zh-TW"/>
        </w:rPr>
        <w:t xml:space="preserve"> propose également de nombreuses ressources en termes de formation sur cet environnement d’exécution et d’hébergement.</w:t>
      </w:r>
    </w:p>
    <w:p w:rsidR="00EE60DA" w:rsidRPr="00286F53" w:rsidRDefault="00EE60DA" w:rsidP="00286F53">
      <w:pPr>
        <w:pStyle w:val="AlertTextinList1"/>
        <w:spacing w:before="0" w:after="120" w:line="240" w:lineRule="auto"/>
        <w:ind w:left="360" w:right="357"/>
        <w:rPr>
          <w:rFonts w:asciiTheme="minorHAnsi" w:hAnsiTheme="minorHAnsi" w:cstheme="minorHAnsi"/>
          <w:kern w:val="0"/>
          <w:lang w:eastAsia="zh-TW"/>
        </w:rPr>
      </w:pPr>
      <w:r w:rsidRPr="00286F53">
        <w:rPr>
          <w:rFonts w:asciiTheme="minorHAnsi" w:hAnsiTheme="minorHAnsi" w:cstheme="minorHAnsi"/>
          <w:kern w:val="0"/>
          <w:lang w:eastAsia="zh-TW"/>
        </w:rPr>
        <w:t xml:space="preserve">Celui-ci constitue également un excellent moyen de se tenir informé des évolutions proposées par la plateforme.  </w:t>
      </w:r>
    </w:p>
    <w:p w:rsidR="00EE60DA" w:rsidRPr="00286F53" w:rsidRDefault="00EE60DA" w:rsidP="00286F53">
      <w:pPr>
        <w:pStyle w:val="AlertLabelinList1"/>
        <w:spacing w:line="240" w:lineRule="auto"/>
        <w:rPr>
          <w:rFonts w:asciiTheme="minorHAnsi" w:hAnsiTheme="minorHAnsi" w:cstheme="minorHAnsi"/>
          <w:b w:val="0"/>
          <w:kern w:val="0"/>
          <w:szCs w:val="22"/>
          <w:lang w:eastAsia="zh-TW"/>
        </w:rPr>
      </w:pPr>
      <w:r w:rsidRPr="00286F53">
        <w:rPr>
          <w:rFonts w:asciiTheme="minorHAnsi" w:hAnsiTheme="minorHAnsi" w:cstheme="minorHAnsi"/>
          <w:kern w:val="0"/>
          <w:szCs w:val="22"/>
          <w:lang w:eastAsia="zh-TW"/>
        </w:rPr>
        <w:t>Remarque </w:t>
      </w:r>
      <w:r w:rsidRPr="00286F53">
        <w:rPr>
          <w:rFonts w:asciiTheme="minorHAnsi" w:hAnsiTheme="minorHAnsi" w:cstheme="minorHAnsi"/>
          <w:b w:val="0"/>
          <w:kern w:val="0"/>
          <w:szCs w:val="22"/>
          <w:lang w:eastAsia="zh-TW"/>
        </w:rPr>
        <w:t xml:space="preserve">: </w:t>
      </w:r>
    </w:p>
    <w:p w:rsidR="00EE60DA" w:rsidRPr="00286F53" w:rsidRDefault="00EE60DA" w:rsidP="00286F53">
      <w:pPr>
        <w:pStyle w:val="AlertTextinList1"/>
        <w:spacing w:after="120" w:line="240" w:lineRule="auto"/>
        <w:ind w:left="2275"/>
        <w:rPr>
          <w:rFonts w:asciiTheme="minorHAnsi" w:hAnsiTheme="minorHAnsi" w:cstheme="minorHAnsi"/>
          <w:kern w:val="0"/>
          <w:lang w:eastAsia="zh-TW"/>
        </w:rPr>
      </w:pPr>
      <w:r w:rsidRPr="00286F53">
        <w:rPr>
          <w:rFonts w:asciiTheme="minorHAnsi" w:hAnsiTheme="minorHAnsi" w:cstheme="minorHAnsi"/>
          <w:noProof/>
          <w:kern w:val="0"/>
          <w:lang w:val="en-US"/>
        </w:rPr>
        <w:drawing>
          <wp:anchor distT="0" distB="0" distL="114300" distR="114300" simplePos="0" relativeHeight="251662336" behindDoc="0" locked="0" layoutInCell="1" allowOverlap="1" wp14:anchorId="6164F4CD" wp14:editId="79103D34">
            <wp:simplePos x="0" y="0"/>
            <wp:positionH relativeFrom="column">
              <wp:posOffset>457200</wp:posOffset>
            </wp:positionH>
            <wp:positionV relativeFrom="paragraph">
              <wp:posOffset>73025</wp:posOffset>
            </wp:positionV>
            <wp:extent cx="809625" cy="1044677"/>
            <wp:effectExtent l="0" t="0" r="0" b="3175"/>
            <wp:wrapNone/>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0">
                      <a:extLst>
                        <a:ext uri="{28A0092B-C50C-407E-A947-70E740481C1C}">
                          <a14:useLocalDpi xmlns:a14="http://schemas.microsoft.com/office/drawing/2010/main" val="0"/>
                        </a:ext>
                      </a:extLst>
                    </a:blip>
                    <a:stretch>
                      <a:fillRect/>
                    </a:stretch>
                  </pic:blipFill>
                  <pic:spPr>
                    <a:xfrm>
                      <a:off x="0" y="0"/>
                      <a:ext cx="811261" cy="1046787"/>
                    </a:xfrm>
                    <a:prstGeom prst="rect">
                      <a:avLst/>
                    </a:prstGeom>
                  </pic:spPr>
                </pic:pic>
              </a:graphicData>
            </a:graphic>
            <wp14:sizeRelH relativeFrom="page">
              <wp14:pctWidth>0</wp14:pctWidth>
            </wp14:sizeRelH>
            <wp14:sizeRelV relativeFrom="page">
              <wp14:pctHeight>0</wp14:pctHeight>
            </wp14:sizeRelV>
          </wp:anchor>
        </w:drawing>
      </w:r>
      <w:r w:rsidRPr="00286F53">
        <w:rPr>
          <w:rFonts w:asciiTheme="minorHAnsi" w:hAnsiTheme="minorHAnsi" w:cstheme="minorHAnsi"/>
          <w:kern w:val="0"/>
          <w:lang w:eastAsia="zh-TW"/>
        </w:rPr>
        <w:t xml:space="preserve">L’intégration programmatique avec les principaux réseaux sociaux est notamment couverte dans l’ouvrage </w:t>
      </w:r>
      <w:hyperlink r:id="rId21" w:history="1">
        <w:proofErr w:type="spellStart"/>
        <w:r w:rsidRPr="00286F53">
          <w:rPr>
            <w:rStyle w:val="Hyperlink"/>
            <w:rFonts w:asciiTheme="minorHAnsi" w:eastAsiaTheme="majorEastAsia" w:hAnsiTheme="minorHAnsi" w:cstheme="minorHAnsi"/>
            <w:smallCaps/>
            <w:kern w:val="0"/>
            <w:lang w:eastAsia="zh-TW"/>
          </w:rPr>
          <w:t>Developer's</w:t>
        </w:r>
        <w:proofErr w:type="spellEnd"/>
        <w:r w:rsidRPr="00286F53">
          <w:rPr>
            <w:rStyle w:val="Hyperlink"/>
            <w:rFonts w:asciiTheme="minorHAnsi" w:eastAsiaTheme="majorEastAsia" w:hAnsiTheme="minorHAnsi" w:cstheme="minorHAnsi"/>
            <w:smallCaps/>
            <w:kern w:val="0"/>
            <w:lang w:eastAsia="zh-TW"/>
          </w:rPr>
          <w:t xml:space="preserve"> Guide to Social </w:t>
        </w:r>
        <w:proofErr w:type="spellStart"/>
        <w:r w:rsidRPr="00286F53">
          <w:rPr>
            <w:rStyle w:val="Hyperlink"/>
            <w:rFonts w:asciiTheme="minorHAnsi" w:eastAsiaTheme="majorEastAsia" w:hAnsiTheme="minorHAnsi" w:cstheme="minorHAnsi"/>
            <w:smallCaps/>
            <w:kern w:val="0"/>
            <w:lang w:eastAsia="zh-TW"/>
          </w:rPr>
          <w:t>Programming</w:t>
        </w:r>
        <w:proofErr w:type="spellEnd"/>
        <w:r w:rsidRPr="00286F53">
          <w:rPr>
            <w:rStyle w:val="Hyperlink"/>
            <w:rFonts w:asciiTheme="minorHAnsi" w:eastAsiaTheme="majorEastAsia" w:hAnsiTheme="minorHAnsi" w:cstheme="minorHAnsi"/>
            <w:smallCaps/>
            <w:kern w:val="0"/>
            <w:lang w:eastAsia="zh-TW"/>
          </w:rPr>
          <w:t xml:space="preserve">: </w:t>
        </w:r>
        <w:r w:rsidRPr="00286F53">
          <w:rPr>
            <w:rStyle w:val="Hyperlink"/>
            <w:rFonts w:asciiTheme="minorHAnsi" w:eastAsiaTheme="majorEastAsia" w:hAnsiTheme="minorHAnsi" w:cstheme="minorHAnsi"/>
            <w:smallCaps/>
            <w:kern w:val="0"/>
            <w:lang w:eastAsia="zh-TW"/>
          </w:rPr>
          <w:lastRenderedPageBreak/>
          <w:t xml:space="preserve">Building Social </w:t>
        </w:r>
        <w:proofErr w:type="spellStart"/>
        <w:r w:rsidRPr="00286F53">
          <w:rPr>
            <w:rStyle w:val="Hyperlink"/>
            <w:rFonts w:asciiTheme="minorHAnsi" w:eastAsiaTheme="majorEastAsia" w:hAnsiTheme="minorHAnsi" w:cstheme="minorHAnsi"/>
            <w:smallCaps/>
            <w:kern w:val="0"/>
            <w:lang w:eastAsia="zh-TW"/>
          </w:rPr>
          <w:t>Context</w:t>
        </w:r>
        <w:proofErr w:type="spellEnd"/>
        <w:r w:rsidRPr="00286F53">
          <w:rPr>
            <w:rStyle w:val="Hyperlink"/>
            <w:rFonts w:asciiTheme="minorHAnsi" w:eastAsiaTheme="majorEastAsia" w:hAnsiTheme="minorHAnsi" w:cstheme="minorHAnsi"/>
            <w:smallCaps/>
            <w:kern w:val="0"/>
            <w:lang w:eastAsia="zh-TW"/>
          </w:rPr>
          <w:t xml:space="preserve"> </w:t>
        </w:r>
        <w:proofErr w:type="spellStart"/>
        <w:r w:rsidRPr="00286F53">
          <w:rPr>
            <w:rStyle w:val="Hyperlink"/>
            <w:rFonts w:asciiTheme="minorHAnsi" w:eastAsiaTheme="majorEastAsia" w:hAnsiTheme="minorHAnsi" w:cstheme="minorHAnsi"/>
            <w:smallCaps/>
            <w:kern w:val="0"/>
            <w:lang w:eastAsia="zh-TW"/>
          </w:rPr>
          <w:t>Using</w:t>
        </w:r>
        <w:proofErr w:type="spellEnd"/>
        <w:r w:rsidRPr="00286F53">
          <w:rPr>
            <w:rStyle w:val="Hyperlink"/>
            <w:rFonts w:asciiTheme="minorHAnsi" w:eastAsiaTheme="majorEastAsia" w:hAnsiTheme="minorHAnsi" w:cstheme="minorHAnsi"/>
            <w:smallCaps/>
            <w:kern w:val="0"/>
            <w:lang w:eastAsia="zh-TW"/>
          </w:rPr>
          <w:t xml:space="preserve"> Facebook, Google </w:t>
        </w:r>
        <w:proofErr w:type="spellStart"/>
        <w:r w:rsidRPr="00286F53">
          <w:rPr>
            <w:rStyle w:val="Hyperlink"/>
            <w:rFonts w:asciiTheme="minorHAnsi" w:eastAsiaTheme="majorEastAsia" w:hAnsiTheme="minorHAnsi" w:cstheme="minorHAnsi"/>
            <w:smallCaps/>
            <w:kern w:val="0"/>
            <w:lang w:eastAsia="zh-TW"/>
          </w:rPr>
          <w:t>Friend</w:t>
        </w:r>
        <w:proofErr w:type="spellEnd"/>
        <w:r w:rsidRPr="00286F53">
          <w:rPr>
            <w:rStyle w:val="Hyperlink"/>
            <w:rFonts w:asciiTheme="minorHAnsi" w:eastAsiaTheme="majorEastAsia" w:hAnsiTheme="minorHAnsi" w:cstheme="minorHAnsi"/>
            <w:smallCaps/>
            <w:kern w:val="0"/>
            <w:lang w:eastAsia="zh-TW"/>
          </w:rPr>
          <w:t xml:space="preserve"> </w:t>
        </w:r>
        <w:proofErr w:type="spellStart"/>
        <w:r w:rsidRPr="00286F53">
          <w:rPr>
            <w:rStyle w:val="Hyperlink"/>
            <w:rFonts w:asciiTheme="minorHAnsi" w:eastAsiaTheme="majorEastAsia" w:hAnsiTheme="minorHAnsi" w:cstheme="minorHAnsi"/>
            <w:smallCaps/>
            <w:kern w:val="0"/>
            <w:lang w:eastAsia="zh-TW"/>
          </w:rPr>
          <w:t>Connect</w:t>
        </w:r>
        <w:proofErr w:type="spellEnd"/>
        <w:r w:rsidRPr="00286F53">
          <w:rPr>
            <w:rStyle w:val="Hyperlink"/>
            <w:rFonts w:asciiTheme="minorHAnsi" w:eastAsiaTheme="majorEastAsia" w:hAnsiTheme="minorHAnsi" w:cstheme="minorHAnsi"/>
            <w:smallCaps/>
            <w:kern w:val="0"/>
            <w:lang w:eastAsia="zh-TW"/>
          </w:rPr>
          <w:t>, and the Twitter  API</w:t>
        </w:r>
      </w:hyperlink>
      <w:r w:rsidRPr="00286F53">
        <w:rPr>
          <w:rStyle w:val="FootnoteReference"/>
          <w:rFonts w:asciiTheme="minorHAnsi" w:hAnsiTheme="minorHAnsi" w:cstheme="minorHAnsi"/>
          <w:smallCaps/>
          <w:kern w:val="0"/>
          <w:lang w:eastAsia="zh-TW"/>
        </w:rPr>
        <w:footnoteReference w:id="12"/>
      </w:r>
      <w:r w:rsidRPr="00286F53">
        <w:rPr>
          <w:rFonts w:asciiTheme="minorHAnsi" w:hAnsiTheme="minorHAnsi" w:cstheme="minorHAnsi"/>
          <w:kern w:val="0"/>
          <w:lang w:eastAsia="zh-TW"/>
        </w:rPr>
        <w:t xml:space="preserve"> </w:t>
      </w:r>
      <w:r w:rsidRPr="00286F53">
        <w:rPr>
          <w:rFonts w:asciiTheme="minorHAnsi" w:hAnsiTheme="minorHAnsi" w:cstheme="minorHAnsi"/>
        </w:rPr>
        <w:t xml:space="preserve">aux éditions </w:t>
      </w:r>
      <w:r w:rsidRPr="00286F53">
        <w:rPr>
          <w:rFonts w:asciiTheme="minorHAnsi" w:hAnsiTheme="minorHAnsi" w:cstheme="minorHAnsi"/>
          <w:color w:val="000000"/>
        </w:rPr>
        <w:t>Addison-Wesley Professional</w:t>
      </w:r>
      <w:r w:rsidRPr="00286F53">
        <w:rPr>
          <w:rFonts w:asciiTheme="minorHAnsi" w:hAnsiTheme="minorHAnsi" w:cstheme="minorHAnsi"/>
          <w:kern w:val="0"/>
          <w:lang w:eastAsia="zh-TW"/>
        </w:rPr>
        <w:t>.</w:t>
      </w:r>
    </w:p>
    <w:p w:rsidR="00EE60DA" w:rsidRDefault="00EE60DA" w:rsidP="00EE60DA">
      <w:pPr>
        <w:pStyle w:val="AlertTextinList1"/>
        <w:spacing w:after="120" w:line="240" w:lineRule="auto"/>
        <w:ind w:left="2268" w:right="357"/>
        <w:rPr>
          <w:rFonts w:ascii="Calibri" w:hAnsi="Calibri" w:cs="Calibri"/>
          <w:kern w:val="0"/>
          <w:sz w:val="22"/>
          <w:szCs w:val="22"/>
          <w:lang w:eastAsia="zh-TW"/>
        </w:rPr>
      </w:pPr>
    </w:p>
    <w:p w:rsidR="00EE60DA" w:rsidRDefault="00EE60DA" w:rsidP="00EE60DA">
      <w:pPr>
        <w:pStyle w:val="AlertTextinList1"/>
        <w:spacing w:after="120" w:line="240" w:lineRule="auto"/>
        <w:ind w:left="2268" w:right="357"/>
        <w:rPr>
          <w:rFonts w:ascii="Calibri" w:hAnsi="Calibri" w:cs="Calibri"/>
          <w:kern w:val="0"/>
          <w:sz w:val="22"/>
          <w:szCs w:val="22"/>
          <w:lang w:eastAsia="zh-TW"/>
        </w:rPr>
      </w:pPr>
      <w:r>
        <w:rPr>
          <w:noProof/>
          <w:lang w:val="en-US"/>
        </w:rPr>
        <w:drawing>
          <wp:anchor distT="0" distB="0" distL="114300" distR="114300" simplePos="0" relativeHeight="251666432" behindDoc="0" locked="0" layoutInCell="1" allowOverlap="1" wp14:anchorId="7F08E0D5" wp14:editId="12A64FC8">
            <wp:simplePos x="0" y="0"/>
            <wp:positionH relativeFrom="column">
              <wp:posOffset>457200</wp:posOffset>
            </wp:positionH>
            <wp:positionV relativeFrom="paragraph">
              <wp:posOffset>210820</wp:posOffset>
            </wp:positionV>
            <wp:extent cx="809625" cy="1019903"/>
            <wp:effectExtent l="0" t="0" r="0" b="8890"/>
            <wp:wrapNone/>
            <wp:docPr id="1137" name="Image 113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0531320.jpg"/>
                    <pic:cNvPicPr/>
                  </pic:nvPicPr>
                  <pic:blipFill>
                    <a:blip r:embed="rId23">
                      <a:extLst>
                        <a:ext uri="{28A0092B-C50C-407E-A947-70E740481C1C}">
                          <a14:useLocalDpi xmlns:a14="http://schemas.microsoft.com/office/drawing/2010/main" val="0"/>
                        </a:ext>
                      </a:extLst>
                    </a:blip>
                    <a:stretch>
                      <a:fillRect/>
                    </a:stretch>
                  </pic:blipFill>
                  <pic:spPr>
                    <a:xfrm>
                      <a:off x="0" y="0"/>
                      <a:ext cx="809625" cy="1019903"/>
                    </a:xfrm>
                    <a:prstGeom prst="rect">
                      <a:avLst/>
                    </a:prstGeom>
                  </pic:spPr>
                </pic:pic>
              </a:graphicData>
            </a:graphic>
            <wp14:sizeRelH relativeFrom="page">
              <wp14:pctWidth>0</wp14:pctWidth>
            </wp14:sizeRelH>
            <wp14:sizeRelV relativeFrom="page">
              <wp14:pctHeight>0</wp14:pctHeight>
            </wp14:sizeRelV>
          </wp:anchor>
        </w:drawing>
      </w:r>
    </w:p>
    <w:p w:rsidR="00EE60DA" w:rsidRPr="00286F53" w:rsidRDefault="00EE60DA" w:rsidP="00EE60DA">
      <w:pPr>
        <w:pStyle w:val="AlertTextinList1"/>
        <w:spacing w:after="120" w:line="240" w:lineRule="auto"/>
        <w:ind w:left="2268" w:right="357"/>
        <w:rPr>
          <w:rFonts w:asciiTheme="minorHAnsi" w:hAnsiTheme="minorHAnsi" w:cstheme="minorHAnsi"/>
        </w:rPr>
      </w:pPr>
      <w:r w:rsidRPr="00286F53">
        <w:rPr>
          <w:rFonts w:asciiTheme="minorHAnsi" w:hAnsiTheme="minorHAnsi" w:cstheme="minorHAnsi"/>
          <w:kern w:val="0"/>
          <w:lang w:eastAsia="zh-TW"/>
        </w:rPr>
        <w:t xml:space="preserve">Vous pouvez également consulter l’ouvrage </w:t>
      </w:r>
      <w:proofErr w:type="spellStart"/>
      <w:r w:rsidRPr="00286F53">
        <w:rPr>
          <w:rFonts w:asciiTheme="minorHAnsi" w:hAnsiTheme="minorHAnsi" w:cstheme="minorHAnsi"/>
        </w:rPr>
        <w:t>l’ouvrage</w:t>
      </w:r>
      <w:proofErr w:type="spellEnd"/>
      <w:r w:rsidRPr="00286F53">
        <w:rPr>
          <w:rFonts w:asciiTheme="minorHAnsi" w:hAnsiTheme="minorHAnsi" w:cstheme="minorHAnsi"/>
        </w:rPr>
        <w:t xml:space="preserve"> </w:t>
      </w:r>
      <w:hyperlink r:id="rId24" w:history="1">
        <w:r w:rsidRPr="00286F53">
          <w:rPr>
            <w:rStyle w:val="Hyperlink"/>
            <w:rFonts w:asciiTheme="minorHAnsi" w:eastAsiaTheme="majorEastAsia" w:hAnsiTheme="minorHAnsi" w:cstheme="minorHAnsi"/>
            <w:smallCaps/>
          </w:rPr>
          <w:t xml:space="preserve">Professional Twitter </w:t>
        </w:r>
        <w:proofErr w:type="spellStart"/>
        <w:r w:rsidRPr="00286F53">
          <w:rPr>
            <w:rStyle w:val="Hyperlink"/>
            <w:rFonts w:asciiTheme="minorHAnsi" w:eastAsiaTheme="majorEastAsia" w:hAnsiTheme="minorHAnsi" w:cstheme="minorHAnsi"/>
            <w:smallCaps/>
          </w:rPr>
          <w:t>Development</w:t>
        </w:r>
        <w:proofErr w:type="spellEnd"/>
        <w:r w:rsidRPr="00286F53">
          <w:rPr>
            <w:rStyle w:val="Hyperlink"/>
            <w:rFonts w:asciiTheme="minorHAnsi" w:eastAsiaTheme="majorEastAsia" w:hAnsiTheme="minorHAnsi" w:cstheme="minorHAnsi"/>
            <w:smallCaps/>
          </w:rPr>
          <w:t xml:space="preserve">: </w:t>
        </w:r>
        <w:proofErr w:type="spellStart"/>
        <w:r w:rsidRPr="00286F53">
          <w:rPr>
            <w:rStyle w:val="Hyperlink"/>
            <w:rFonts w:asciiTheme="minorHAnsi" w:eastAsiaTheme="majorEastAsia" w:hAnsiTheme="minorHAnsi" w:cstheme="minorHAnsi"/>
            <w:smallCaps/>
          </w:rPr>
          <w:t>With</w:t>
        </w:r>
        <w:proofErr w:type="spellEnd"/>
        <w:r w:rsidRPr="00286F53">
          <w:rPr>
            <w:rStyle w:val="Hyperlink"/>
            <w:rFonts w:asciiTheme="minorHAnsi" w:eastAsiaTheme="majorEastAsia" w:hAnsiTheme="minorHAnsi" w:cstheme="minorHAnsi"/>
            <w:smallCaps/>
          </w:rPr>
          <w:t xml:space="preserve"> </w:t>
        </w:r>
        <w:proofErr w:type="spellStart"/>
        <w:r w:rsidRPr="00286F53">
          <w:rPr>
            <w:rStyle w:val="Hyperlink"/>
            <w:rFonts w:asciiTheme="minorHAnsi" w:eastAsiaTheme="majorEastAsia" w:hAnsiTheme="minorHAnsi" w:cstheme="minorHAnsi"/>
            <w:smallCaps/>
          </w:rPr>
          <w:t>Examples</w:t>
        </w:r>
        <w:proofErr w:type="spellEnd"/>
        <w:r w:rsidRPr="00286F53">
          <w:rPr>
            <w:rStyle w:val="Hyperlink"/>
            <w:rFonts w:asciiTheme="minorHAnsi" w:eastAsiaTheme="majorEastAsia" w:hAnsiTheme="minorHAnsi" w:cstheme="minorHAnsi"/>
            <w:smallCaps/>
          </w:rPr>
          <w:t xml:space="preserve"> in .NET 3.5</w:t>
        </w:r>
      </w:hyperlink>
      <w:r w:rsidRPr="00286F53">
        <w:rPr>
          <w:rStyle w:val="FootnoteReference"/>
          <w:rFonts w:asciiTheme="minorHAnsi" w:hAnsiTheme="minorHAnsi" w:cstheme="minorHAnsi"/>
          <w:smallCaps/>
        </w:rPr>
        <w:footnoteReference w:id="13"/>
      </w:r>
      <w:r w:rsidRPr="00286F53">
        <w:rPr>
          <w:rFonts w:asciiTheme="minorHAnsi" w:hAnsiTheme="minorHAnsi" w:cstheme="minorHAnsi"/>
        </w:rPr>
        <w:t xml:space="preserve"> aux éditions </w:t>
      </w:r>
      <w:proofErr w:type="spellStart"/>
      <w:r w:rsidRPr="00286F53">
        <w:rPr>
          <w:rFonts w:asciiTheme="minorHAnsi" w:hAnsiTheme="minorHAnsi" w:cstheme="minorHAnsi"/>
        </w:rPr>
        <w:t>Wrox</w:t>
      </w:r>
      <w:proofErr w:type="spellEnd"/>
      <w:r w:rsidRPr="00286F53">
        <w:rPr>
          <w:rFonts w:asciiTheme="minorHAnsi" w:hAnsiTheme="minorHAnsi" w:cstheme="minorHAnsi"/>
        </w:rPr>
        <w:t xml:space="preserve"> dont certains exemples de code sont repris dans le Framework ODAF.</w:t>
      </w:r>
    </w:p>
    <w:p w:rsidR="00EE60DA" w:rsidRPr="00911462" w:rsidRDefault="00EE60DA" w:rsidP="00EE60DA">
      <w:pPr>
        <w:pStyle w:val="ppBodyText"/>
        <w:numPr>
          <w:ilvl w:val="0"/>
          <w:numId w:val="0"/>
        </w:numPr>
        <w:jc w:val="both"/>
        <w:rPr>
          <w:lang w:val="fr-FR"/>
        </w:rPr>
      </w:pPr>
    </w:p>
    <w:p w:rsidR="00EE60DA" w:rsidRPr="00911462" w:rsidRDefault="00EE60DA" w:rsidP="00EE60DA">
      <w:pPr>
        <w:pStyle w:val="ppBodyText"/>
        <w:numPr>
          <w:ilvl w:val="0"/>
          <w:numId w:val="0"/>
        </w:numPr>
        <w:rPr>
          <w:lang w:val="fr-FR"/>
        </w:rPr>
      </w:pPr>
    </w:p>
    <w:p w:rsidR="00EE60DA" w:rsidRPr="00435689" w:rsidRDefault="00EE60DA" w:rsidP="00EE60DA">
      <w:pPr>
        <w:pStyle w:val="ppBodyText"/>
        <w:numPr>
          <w:ilvl w:val="0"/>
          <w:numId w:val="0"/>
        </w:numPr>
        <w:rPr>
          <w:lang w:val="fr-FR"/>
        </w:rPr>
      </w:pPr>
      <w:r w:rsidRPr="00911462">
        <w:rPr>
          <w:lang w:val="fr-FR"/>
        </w:rPr>
        <w:t xml:space="preserve">  </w:t>
      </w:r>
    </w:p>
    <w:p w:rsidR="00EE60DA" w:rsidRDefault="00EE60DA" w:rsidP="00EE60DA">
      <w:pPr>
        <w:pStyle w:val="Heading1"/>
      </w:pPr>
      <w:bookmarkStart w:id="253" w:name="_Toc246846966"/>
      <w:bookmarkStart w:id="254" w:name="_Toc326913466"/>
      <w:bookmarkStart w:id="255" w:name="_Toc392074158"/>
      <w:r>
        <w:lastRenderedPageBreak/>
        <w:t>Présentation rapide du Kit de démarrage</w:t>
      </w:r>
      <w:bookmarkEnd w:id="253"/>
      <w:r>
        <w:t xml:space="preserve"> ODAF </w:t>
      </w:r>
      <w:proofErr w:type="spellStart"/>
      <w:r>
        <w:t>Openturf</w:t>
      </w:r>
      <w:bookmarkEnd w:id="254"/>
      <w:bookmarkEnd w:id="255"/>
      <w:proofErr w:type="spellEnd"/>
    </w:p>
    <w:p w:rsidR="00EE60DA" w:rsidRDefault="00EE60DA" w:rsidP="00EE60DA">
      <w:r w:rsidRPr="0015636F">
        <w:t>Les informations publiques</w:t>
      </w:r>
      <w:r>
        <w:t>, ou données ouvertes</w:t>
      </w:r>
      <w:r w:rsidRPr="0015636F">
        <w:t xml:space="preserve"> (</w:t>
      </w:r>
      <w:r w:rsidRPr="0015636F">
        <w:rPr>
          <w:i/>
        </w:rPr>
        <w:t>open data</w:t>
      </w:r>
      <w:r w:rsidRPr="0015636F">
        <w:t>)</w:t>
      </w:r>
      <w:r>
        <w:t>, sont aujourd’hui en termes de potentiel, d’opportunités et d’enjeu au cœur du développement de multiples innovations sociales et économiques grâce à leur mise en ligne par l’administration et les collectivités territoriales.</w:t>
      </w:r>
    </w:p>
    <w:p w:rsidR="00EE60DA" w:rsidRDefault="00EE60DA" w:rsidP="00EE60DA">
      <w:r>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8D257C">
        <w:rPr>
          <w:i/>
        </w:rPr>
        <w:t>mash</w:t>
      </w:r>
      <w:proofErr w:type="spellEnd"/>
      <w:r w:rsidRPr="008D257C">
        <w:rPr>
          <w:i/>
        </w:rPr>
        <w:t>-up</w:t>
      </w:r>
      <w:r>
        <w:t>) et mises en scène et ainsi contribuer à la création de nouveaux services tout en favorisant la transparence de l’action publique.</w:t>
      </w:r>
    </w:p>
    <w:p w:rsidR="00EE60DA" w:rsidRPr="0015636F" w:rsidRDefault="00EE60DA" w:rsidP="00EE60DA">
      <w:r>
        <w:rPr>
          <w:noProof/>
          <w:snapToGrid/>
          <w:lang w:val="en-US" w:eastAsia="en-US"/>
        </w:rPr>
        <w:drawing>
          <wp:inline distT="0" distB="0" distL="0" distR="0" wp14:anchorId="114F5DA3" wp14:editId="2CC7EF9D">
            <wp:extent cx="923808" cy="514336"/>
            <wp:effectExtent l="0" t="0" r="0" b="635"/>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31204" cy="518454"/>
                    </a:xfrm>
                    <a:prstGeom prst="rect">
                      <a:avLst/>
                    </a:prstGeom>
                  </pic:spPr>
                </pic:pic>
              </a:graphicData>
            </a:graphic>
          </wp:inline>
        </w:drawing>
      </w:r>
      <w:r>
        <w:t xml:space="preserve"> </w:t>
      </w:r>
      <w:r>
        <w:tab/>
        <w:t>L’</w:t>
      </w:r>
      <w:hyperlink r:id="rId27" w:history="1">
        <w:r w:rsidRPr="00BE2427">
          <w:rPr>
            <w:rStyle w:val="Hyperlink"/>
            <w:rFonts w:eastAsiaTheme="majorEastAsia"/>
          </w:rPr>
          <w:t>édition du premier trimestre 2011</w:t>
        </w:r>
      </w:hyperlink>
      <w:r>
        <w:rPr>
          <w:rStyle w:val="FootnoteReference"/>
        </w:rPr>
        <w:footnoteReference w:id="14"/>
      </w:r>
      <w:r>
        <w:t xml:space="preserve"> du magazine RSLN - Regards sur le numérique propose une enquête complète sur les informations publiques :</w:t>
      </w:r>
    </w:p>
    <w:p w:rsidR="00EE60DA" w:rsidRPr="0015636F" w:rsidRDefault="00EE60DA" w:rsidP="00EE60DA">
      <w:pPr>
        <w:ind w:left="2268"/>
        <w:rPr>
          <w:i/>
        </w:rPr>
      </w:pPr>
      <w:r>
        <w:rPr>
          <w:noProof/>
          <w:snapToGrid/>
          <w:lang w:val="en-US" w:eastAsia="en-US"/>
        </w:rPr>
        <w:drawing>
          <wp:anchor distT="0" distB="0" distL="114300" distR="114300" simplePos="0" relativeHeight="251656192" behindDoc="0" locked="0" layoutInCell="1" allowOverlap="1" wp14:anchorId="0D4012C2" wp14:editId="6E1C6335">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Pr="0015636F">
        <w:rPr>
          <w:i/>
        </w:rPr>
        <w:t>« L’information détenue par le gouvernement fédéral est un bien national ! » Dès le lendemain de son investiture, le 20 janvier 2009, Barack Obama hissait l</w:t>
      </w:r>
      <w:r>
        <w:rPr>
          <w:i/>
        </w:rPr>
        <w:t>’Open data</w:t>
      </w:r>
      <w:r w:rsidRPr="0015636F">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Pr="0015636F">
        <w:rPr>
          <w:i/>
          <w:caps/>
        </w:rPr>
        <w:t>é</w:t>
      </w:r>
      <w:r w:rsidRPr="0015636F">
        <w:rPr>
          <w:i/>
        </w:rPr>
        <w:t>tat peut, sans perdre son pouvoir, jouer la carte de la transparence avec ses concitoyens.</w:t>
      </w:r>
    </w:p>
    <w:p w:rsidR="00EE60DA" w:rsidRPr="0015636F" w:rsidRDefault="00EE60DA" w:rsidP="00EE60DA">
      <w:pPr>
        <w:ind w:left="2268"/>
        <w:rPr>
          <w:i/>
        </w:rPr>
      </w:pPr>
      <w:r w:rsidRPr="0015636F">
        <w:rPr>
          <w:i/>
        </w:rPr>
        <w:t>Aujourd’hui personne ne mesure ni l’étendue ni les conséquences de cette philosophie, qui parie sur l’intelligence collective, la créativité fertilisée par le croisement d’autant de données et d’usages à inventer.</w:t>
      </w:r>
    </w:p>
    <w:p w:rsidR="00EE60DA" w:rsidRPr="0015636F" w:rsidRDefault="00EE60DA" w:rsidP="00EE60DA">
      <w:pPr>
        <w:ind w:left="2268"/>
        <w:rPr>
          <w:i/>
        </w:rPr>
      </w:pPr>
      <w:r w:rsidRPr="0015636F">
        <w:rPr>
          <w:i/>
        </w:rPr>
        <w:t>Nul ne sait, mais le rêve est permis. Car des possibilités immenses se dessinent pour créer les services et les applications qui vont faciliter la vie quotidienne des citoyens, injecter une forte dose de transparence dans la vie démocratique, entraîner de spectaculaires avancées de la connaissance…</w:t>
      </w:r>
    </w:p>
    <w:p w:rsidR="00EE60DA" w:rsidRPr="0015636F" w:rsidRDefault="00EE60DA" w:rsidP="00EE60DA">
      <w:pPr>
        <w:ind w:left="2268"/>
        <w:rPr>
          <w:i/>
        </w:rPr>
      </w:pPr>
      <w:r w:rsidRPr="0015636F">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EE60DA" w:rsidRDefault="00EE60DA" w:rsidP="00EE60DA">
      <w:pPr>
        <w:jc w:val="right"/>
      </w:pPr>
      <w:r>
        <w:t xml:space="preserve">Editorial par </w:t>
      </w:r>
      <w:proofErr w:type="spellStart"/>
      <w:r>
        <w:t>Eric</w:t>
      </w:r>
      <w:proofErr w:type="spellEnd"/>
      <w:r>
        <w:t xml:space="preserve"> Boustouller, Président de Microsoft France</w:t>
      </w:r>
    </w:p>
    <w:p w:rsidR="00EE60DA" w:rsidRPr="000442B1" w:rsidRDefault="00EE60DA" w:rsidP="000442B1">
      <w:pPr>
        <w:pStyle w:val="AlertLabelinList1"/>
        <w:spacing w:after="120" w:line="240" w:lineRule="auto"/>
        <w:rPr>
          <w:rFonts w:asciiTheme="minorHAnsi" w:hAnsiTheme="minorHAnsi" w:cstheme="minorHAnsi"/>
          <w:b w:val="0"/>
          <w:kern w:val="0"/>
          <w:lang w:eastAsia="zh-TW"/>
        </w:rPr>
      </w:pPr>
      <w:r w:rsidRPr="000442B1">
        <w:rPr>
          <w:rFonts w:asciiTheme="minorHAnsi" w:hAnsiTheme="minorHAnsi" w:cstheme="minorHAnsi"/>
          <w:kern w:val="0"/>
          <w:lang w:eastAsia="zh-TW"/>
        </w:rPr>
        <w:t>Remarque</w:t>
      </w:r>
      <w:r w:rsidRPr="000442B1">
        <w:rPr>
          <w:rFonts w:asciiTheme="minorHAnsi" w:hAnsiTheme="minorHAnsi" w:cstheme="minorHAnsi"/>
          <w:b w:val="0"/>
          <w:kern w:val="0"/>
          <w:lang w:eastAsia="zh-TW"/>
        </w:rPr>
        <w:t xml:space="preserve"> : </w:t>
      </w:r>
      <w:r w:rsidRPr="000442B1">
        <w:rPr>
          <w:rFonts w:asciiTheme="minorHAnsi" w:hAnsiTheme="minorHAnsi" w:cstheme="minorHAnsi"/>
          <w:b w:val="0"/>
          <w:color w:val="000000" w:themeColor="text1"/>
          <w:kern w:val="0"/>
          <w:lang w:eastAsia="zh-TW"/>
        </w:rPr>
        <w:t xml:space="preserve">Le site Web du magazine RSLN propose un </w:t>
      </w:r>
      <w:hyperlink r:id="rId29" w:history="1">
        <w:r w:rsidRPr="000442B1">
          <w:rPr>
            <w:rStyle w:val="Hyperlink"/>
            <w:rFonts w:asciiTheme="minorHAnsi" w:eastAsiaTheme="majorEastAsia" w:hAnsiTheme="minorHAnsi" w:cstheme="minorHAnsi"/>
            <w:b w:val="0"/>
            <w:kern w:val="0"/>
            <w:lang w:eastAsia="zh-TW"/>
          </w:rPr>
          <w:t>dossier complet</w:t>
        </w:r>
      </w:hyperlink>
      <w:r w:rsidRPr="000442B1">
        <w:rPr>
          <w:rStyle w:val="FootnoteReference"/>
          <w:rFonts w:asciiTheme="minorHAnsi" w:hAnsiTheme="minorHAnsi" w:cstheme="minorHAnsi"/>
          <w:b w:val="0"/>
          <w:color w:val="000000" w:themeColor="text1"/>
          <w:kern w:val="0"/>
          <w:lang w:eastAsia="zh-TW"/>
        </w:rPr>
        <w:footnoteReference w:id="15"/>
      </w:r>
      <w:r w:rsidRPr="000442B1">
        <w:rPr>
          <w:rFonts w:asciiTheme="minorHAnsi" w:hAnsiTheme="minorHAnsi" w:cstheme="minorHAnsi"/>
          <w:b w:val="0"/>
          <w:color w:val="000000" w:themeColor="text1"/>
          <w:kern w:val="0"/>
          <w:lang w:eastAsia="zh-TW"/>
        </w:rPr>
        <w:t xml:space="preserve"> sur le sens à donner au monde des données ouvertes avec des éclairages complémentaires comme notamment au travers de la </w:t>
      </w:r>
      <w:r w:rsidRPr="000442B1">
        <w:rPr>
          <w:rFonts w:asciiTheme="minorHAnsi" w:hAnsiTheme="minorHAnsi" w:cstheme="minorHAnsi"/>
          <w:b w:val="0"/>
          <w:iCs/>
          <w:snapToGrid w:val="0"/>
          <w:color w:val="000000" w:themeColor="text1"/>
          <w:kern w:val="0"/>
          <w:lang w:eastAsia="fr-FR"/>
        </w:rPr>
        <w:lastRenderedPageBreak/>
        <w:t xml:space="preserve">publication des vidéos tirées de la conférence </w:t>
      </w:r>
      <w:hyperlink r:id="rId30" w:history="1">
        <w:r w:rsidRPr="000442B1">
          <w:rPr>
            <w:rStyle w:val="Hyperlink"/>
            <w:rFonts w:asciiTheme="minorHAnsi" w:eastAsiaTheme="majorEastAsia" w:hAnsiTheme="minorHAnsi" w:cstheme="minorHAnsi"/>
            <w:b w:val="0"/>
            <w:iCs/>
            <w:smallCaps/>
            <w:snapToGrid w:val="0"/>
            <w:kern w:val="0"/>
            <w:lang w:eastAsia="fr-FR"/>
          </w:rPr>
          <w:t>L’Open Data, et nous, et nous et nous ?</w:t>
        </w:r>
      </w:hyperlink>
      <w:r w:rsidRPr="000442B1">
        <w:rPr>
          <w:rStyle w:val="FootnoteReference"/>
          <w:rFonts w:asciiTheme="minorHAnsi" w:hAnsiTheme="minorHAnsi" w:cstheme="minorHAnsi"/>
          <w:b w:val="0"/>
          <w:iCs/>
          <w:smallCaps/>
          <w:snapToGrid w:val="0"/>
          <w:color w:val="000000" w:themeColor="text1"/>
          <w:kern w:val="0"/>
          <w:lang w:eastAsia="fr-FR"/>
        </w:rPr>
        <w:footnoteReference w:id="16"/>
      </w:r>
      <w:r w:rsidRPr="000442B1">
        <w:rPr>
          <w:rFonts w:asciiTheme="minorHAnsi" w:hAnsiTheme="minorHAnsi" w:cstheme="minorHAnsi"/>
          <w:b w:val="0"/>
          <w:iCs/>
          <w:snapToGrid w:val="0"/>
          <w:color w:val="000000" w:themeColor="text1"/>
          <w:kern w:val="0"/>
          <w:lang w:eastAsia="fr-FR"/>
        </w:rPr>
        <w:t xml:space="preserve"> </w:t>
      </w:r>
      <w:proofErr w:type="gramStart"/>
      <w:r w:rsidRPr="000442B1">
        <w:rPr>
          <w:rFonts w:asciiTheme="minorHAnsi" w:hAnsiTheme="minorHAnsi" w:cstheme="minorHAnsi"/>
          <w:b w:val="0"/>
          <w:iCs/>
          <w:snapToGrid w:val="0"/>
          <w:color w:val="000000" w:themeColor="text1"/>
          <w:kern w:val="0"/>
          <w:lang w:eastAsia="fr-FR"/>
        </w:rPr>
        <w:t>organisée</w:t>
      </w:r>
      <w:proofErr w:type="gramEnd"/>
      <w:r w:rsidRPr="000442B1">
        <w:rPr>
          <w:rFonts w:asciiTheme="minorHAnsi" w:hAnsiTheme="minorHAnsi" w:cstheme="minorHAnsi"/>
          <w:b w:val="0"/>
          <w:iCs/>
          <w:snapToGrid w:val="0"/>
          <w:color w:val="000000" w:themeColor="text1"/>
          <w:kern w:val="0"/>
          <w:lang w:eastAsia="fr-FR"/>
        </w:rPr>
        <w:t xml:space="preserve"> le 17 mars dernier avec le </w:t>
      </w:r>
      <w:hyperlink r:id="rId31" w:history="1">
        <w:r w:rsidRPr="000442B1">
          <w:rPr>
            <w:rStyle w:val="Hyperlink"/>
            <w:rFonts w:asciiTheme="minorHAnsi" w:eastAsiaTheme="majorEastAsia" w:hAnsiTheme="minorHAnsi" w:cstheme="minorHAnsi"/>
            <w:b w:val="0"/>
            <w:iCs/>
            <w:snapToGrid w:val="0"/>
            <w:kern w:val="0"/>
            <w:lang w:eastAsia="fr-FR"/>
          </w:rPr>
          <w:t>World e.gov Forum</w:t>
        </w:r>
      </w:hyperlink>
      <w:r w:rsidRPr="000442B1">
        <w:rPr>
          <w:rStyle w:val="FootnoteReference"/>
          <w:rFonts w:asciiTheme="minorHAnsi" w:hAnsiTheme="minorHAnsi" w:cstheme="minorHAnsi"/>
          <w:b w:val="0"/>
          <w:iCs/>
          <w:snapToGrid w:val="0"/>
          <w:color w:val="000000" w:themeColor="text1"/>
          <w:kern w:val="0"/>
          <w:lang w:eastAsia="fr-FR"/>
        </w:rPr>
        <w:footnoteReference w:id="17"/>
      </w:r>
      <w:r w:rsidRPr="000442B1">
        <w:rPr>
          <w:rFonts w:asciiTheme="minorHAnsi" w:hAnsiTheme="minorHAnsi" w:cstheme="minorHAnsi"/>
          <w:b w:val="0"/>
          <w:iCs/>
          <w:snapToGrid w:val="0"/>
          <w:color w:val="000000" w:themeColor="text1"/>
          <w:kern w:val="0"/>
          <w:lang w:eastAsia="fr-FR"/>
        </w:rPr>
        <w:t xml:space="preserve"> au campus Microsoft.</w:t>
      </w:r>
    </w:p>
    <w:p w:rsidR="00EE60DA" w:rsidRDefault="00EE60DA" w:rsidP="00EE60DA">
      <w:pPr>
        <w:rPr>
          <w:rFonts w:cstheme="minorHAnsi"/>
        </w:rPr>
      </w:pPr>
      <w:r w:rsidRPr="00BE2427">
        <w:rPr>
          <w:rFonts w:cstheme="minorHAnsi"/>
        </w:rPr>
        <w:t xml:space="preserve">Dans un tel contexte, </w:t>
      </w:r>
      <w:r>
        <w:rPr>
          <w:rFonts w:cstheme="minorHAnsi"/>
        </w:rPr>
        <w:t>la publication et la consommation d’informations publiques sur le Web sous une forme facilement accessible par les personnes et les applications constituent une dimension essentielle. Afin justement</w:t>
      </w:r>
      <w:r w:rsidRPr="00BE2427">
        <w:rPr>
          <w:rFonts w:cstheme="minorHAnsi"/>
        </w:rPr>
        <w:t xml:space="preserve"> de faciliter la mise à disposition et l’utilisation d’informations publiques, Microsoft France souhaite contribuer à cette dynamique en marche au travers du kit de démarrage </w:t>
      </w:r>
      <w:r>
        <w:rPr>
          <w:snapToGrid/>
        </w:rPr>
        <w:t xml:space="preserve">ODAF </w:t>
      </w:r>
      <w:proofErr w:type="spellStart"/>
      <w:r>
        <w:rPr>
          <w:snapToGrid/>
        </w:rPr>
        <w:t>Openturf</w:t>
      </w:r>
      <w:proofErr w:type="spellEnd"/>
      <w:r w:rsidRPr="00B142B7">
        <w:rPr>
          <w:snapToGrid/>
        </w:rPr>
        <w:t xml:space="preserve"> (</w:t>
      </w:r>
      <w:r>
        <w:rPr>
          <w:i/>
          <w:noProof/>
        </w:rPr>
        <w:t xml:space="preserve">Open </w:t>
      </w:r>
      <w:r w:rsidRPr="00956921">
        <w:rPr>
          <w:i/>
          <w:noProof/>
        </w:rPr>
        <w:t xml:space="preserve">Data </w:t>
      </w:r>
      <w:r>
        <w:rPr>
          <w:i/>
          <w:noProof/>
        </w:rPr>
        <w:t>Application Framework</w:t>
      </w:r>
      <w:r w:rsidRPr="00B142B7">
        <w:rPr>
          <w:snapToGrid/>
        </w:rPr>
        <w:t>)</w:t>
      </w:r>
      <w:r w:rsidRPr="00BE2427">
        <w:rPr>
          <w:rFonts w:cstheme="minorHAnsi"/>
        </w:rPr>
        <w:t xml:space="preserve">, un </w:t>
      </w:r>
      <w:r>
        <w:rPr>
          <w:rFonts w:cstheme="minorHAnsi"/>
        </w:rPr>
        <w:t>Framework applicatif</w:t>
      </w:r>
      <w:r w:rsidRPr="00BE2427">
        <w:rPr>
          <w:rFonts w:cstheme="minorHAnsi"/>
        </w:rPr>
        <w:t xml:space="preserve"> sous licence libre qui permet</w:t>
      </w:r>
      <w:r>
        <w:rPr>
          <w:rFonts w:cstheme="minorHAnsi"/>
        </w:rPr>
        <w:t xml:space="preserve"> aux développeurs d’applications,</w:t>
      </w:r>
      <w:r w:rsidRPr="00BE2427">
        <w:rPr>
          <w:rFonts w:cstheme="minorHAnsi"/>
        </w:rPr>
        <w:t xml:space="preserve"> à l’administration et aux collectivités territoriales </w:t>
      </w:r>
      <w:r>
        <w:rPr>
          <w:rFonts w:cstheme="minorHAnsi"/>
        </w:rPr>
        <w:t>d’étendre leur écosystème applicatif en servant de base pour exposer des données publiques et civiques et aux citoyens d’accéder à ces données, d’apporter leurs suggestions, de les noter et de les partager via leur réseau social comme Twitter ou Facebook. Les fonctionnalités ainsi proposées au travers de ce Framework permettent à la fois aux citoyens de bénéficier d’un accès plus facile aux données publiques et ainsi de bénéficier d’une meilleure visibilité sur les services mis à disposition par l’administration et les collectivités territoriales ainsi que de la plus grande transparence de ces dernières.</w:t>
      </w:r>
    </w:p>
    <w:p w:rsidR="00EE60DA" w:rsidRPr="000442B1" w:rsidRDefault="00EE60DA" w:rsidP="00EE60DA">
      <w:pPr>
        <w:pStyle w:val="NoSpacing1"/>
        <w:spacing w:after="120"/>
        <w:jc w:val="both"/>
        <w:rPr>
          <w:rFonts w:asciiTheme="minorHAnsi" w:hAnsiTheme="minorHAnsi" w:cstheme="minorHAnsi"/>
          <w:sz w:val="20"/>
          <w:szCs w:val="20"/>
          <w:lang w:val="fr-FR"/>
        </w:rPr>
      </w:pPr>
      <w:r w:rsidRPr="000442B1">
        <w:rPr>
          <w:rFonts w:asciiTheme="minorHAnsi" w:hAnsiTheme="minorHAnsi" w:cstheme="minorHAnsi"/>
          <w:sz w:val="20"/>
          <w:szCs w:val="20"/>
          <w:lang w:val="fr-FR"/>
        </w:rPr>
        <w:t xml:space="preserve">Le Kit de démarrage ODAF </w:t>
      </w:r>
      <w:proofErr w:type="spellStart"/>
      <w:r w:rsidRPr="000442B1">
        <w:rPr>
          <w:rFonts w:asciiTheme="minorHAnsi" w:hAnsiTheme="minorHAnsi" w:cstheme="minorHAnsi"/>
          <w:sz w:val="20"/>
          <w:szCs w:val="20"/>
          <w:lang w:val="fr-FR"/>
        </w:rPr>
        <w:t>Openturf</w:t>
      </w:r>
      <w:proofErr w:type="spellEnd"/>
      <w:r w:rsidRPr="000442B1">
        <w:rPr>
          <w:rFonts w:asciiTheme="minorHAnsi" w:hAnsiTheme="minorHAnsi" w:cstheme="minorHAnsi"/>
          <w:sz w:val="20"/>
          <w:szCs w:val="20"/>
          <w:lang w:val="fr-FR"/>
        </w:rPr>
        <w:t xml:space="preserve"> correspond à un ensemble d’évolutions du kit de développement logiciel éponyme disponible en téléchargement sous la même licence libre sur la </w:t>
      </w:r>
      <w:r w:rsidR="004C6B67">
        <w:fldChar w:fldCharType="begin"/>
      </w:r>
      <w:r w:rsidR="004C6B67" w:rsidRPr="00394D83">
        <w:rPr>
          <w:lang w:val="fr-FR"/>
          <w:rPrChange w:id="256" w:author="Nazer Aminou" w:date="2014-07-02T13:23:00Z">
            <w:rPr/>
          </w:rPrChange>
        </w:rPr>
        <w:instrText xml:space="preserve"> HYPERLINK "http://ogdi.codeplex.com/" </w:instrText>
      </w:r>
      <w:r w:rsidR="004C6B67">
        <w:fldChar w:fldCharType="separate"/>
      </w:r>
      <w:r w:rsidRPr="000442B1">
        <w:rPr>
          <w:rStyle w:val="Hyperlink"/>
          <w:rFonts w:asciiTheme="minorHAnsi" w:hAnsiTheme="minorHAnsi" w:cstheme="minorHAnsi"/>
          <w:sz w:val="20"/>
          <w:szCs w:val="20"/>
          <w:lang w:val="fr-FR"/>
        </w:rPr>
        <w:t xml:space="preserve">forge </w:t>
      </w:r>
      <w:proofErr w:type="spellStart"/>
      <w:r w:rsidRPr="000442B1">
        <w:rPr>
          <w:rStyle w:val="Hyperlink"/>
          <w:rFonts w:asciiTheme="minorHAnsi" w:hAnsiTheme="minorHAnsi" w:cstheme="minorHAnsi"/>
          <w:sz w:val="20"/>
          <w:szCs w:val="20"/>
          <w:lang w:val="fr-FR"/>
        </w:rPr>
        <w:t>CodePlex</w:t>
      </w:r>
      <w:proofErr w:type="spellEnd"/>
      <w:r w:rsidR="004C6B67">
        <w:rPr>
          <w:rStyle w:val="Hyperlink"/>
          <w:rFonts w:asciiTheme="minorHAnsi" w:hAnsiTheme="minorHAnsi" w:cstheme="minorHAnsi"/>
          <w:sz w:val="20"/>
          <w:szCs w:val="20"/>
          <w:lang w:val="fr-FR"/>
        </w:rPr>
        <w:fldChar w:fldCharType="end"/>
      </w:r>
      <w:r w:rsidRPr="000442B1">
        <w:rPr>
          <w:rStyle w:val="FootnoteReference"/>
          <w:rFonts w:asciiTheme="minorHAnsi" w:hAnsiTheme="minorHAnsi" w:cstheme="minorHAnsi"/>
          <w:color w:val="000000" w:themeColor="text1"/>
          <w:sz w:val="20"/>
          <w:szCs w:val="20"/>
          <w:lang w:val="fr-FR"/>
        </w:rPr>
        <w:footnoteReference w:id="18"/>
      </w:r>
      <w:r w:rsidRPr="000442B1">
        <w:rPr>
          <w:rFonts w:asciiTheme="minorHAnsi" w:hAnsiTheme="minorHAnsi" w:cstheme="minorHAnsi"/>
          <w:sz w:val="20"/>
          <w:szCs w:val="20"/>
          <w:lang w:val="fr-FR"/>
        </w:rPr>
        <w:t xml:space="preserve">.  Il s’inspire également librement du projet </w:t>
      </w:r>
      <w:r w:rsidR="004C6B67">
        <w:fldChar w:fldCharType="begin"/>
      </w:r>
      <w:r w:rsidR="004C6B67" w:rsidRPr="00394D83">
        <w:rPr>
          <w:lang w:val="fr-FR"/>
          <w:rPrChange w:id="257" w:author="Nazer Aminou" w:date="2014-07-02T13:23:00Z">
            <w:rPr/>
          </w:rPrChange>
        </w:rPr>
        <w:instrText xml:space="preserve"> HYPERLINK "http://vanguidewp7.codeplex.com/" </w:instrText>
      </w:r>
      <w:r w:rsidR="004C6B67">
        <w:fldChar w:fldCharType="separate"/>
      </w:r>
      <w:proofErr w:type="spellStart"/>
      <w:r w:rsidRPr="000442B1">
        <w:rPr>
          <w:rStyle w:val="Hyperlink"/>
          <w:rFonts w:asciiTheme="minorHAnsi" w:hAnsiTheme="minorHAnsi" w:cstheme="minorHAnsi"/>
          <w:sz w:val="20"/>
          <w:szCs w:val="20"/>
          <w:lang w:val="fr-FR"/>
        </w:rPr>
        <w:t>VanGuide</w:t>
      </w:r>
      <w:proofErr w:type="spellEnd"/>
      <w:r w:rsidRPr="000442B1">
        <w:rPr>
          <w:rStyle w:val="Hyperlink"/>
          <w:rFonts w:asciiTheme="minorHAnsi" w:hAnsiTheme="minorHAnsi" w:cstheme="minorHAnsi"/>
          <w:sz w:val="20"/>
          <w:szCs w:val="20"/>
          <w:lang w:val="fr-FR"/>
        </w:rPr>
        <w:t xml:space="preserve"> for Windows Phone 7</w:t>
      </w:r>
      <w:r w:rsidR="004C6B67">
        <w:rPr>
          <w:rStyle w:val="Hyperlink"/>
          <w:rFonts w:asciiTheme="minorHAnsi" w:hAnsiTheme="minorHAnsi" w:cstheme="minorHAnsi"/>
          <w:sz w:val="20"/>
          <w:szCs w:val="20"/>
          <w:lang w:val="fr-FR"/>
        </w:rPr>
        <w:fldChar w:fldCharType="end"/>
      </w:r>
      <w:r w:rsidRPr="000442B1">
        <w:rPr>
          <w:rStyle w:val="FootnoteReference"/>
          <w:rFonts w:asciiTheme="minorHAnsi" w:hAnsiTheme="minorHAnsi" w:cstheme="minorHAnsi"/>
          <w:sz w:val="20"/>
          <w:szCs w:val="20"/>
          <w:lang w:val="fr-FR"/>
        </w:rPr>
        <w:footnoteReference w:id="19"/>
      </w:r>
      <w:r w:rsidRPr="000442B1">
        <w:rPr>
          <w:rFonts w:asciiTheme="minorHAnsi" w:hAnsiTheme="minorHAnsi" w:cstheme="minorHAnsi"/>
          <w:sz w:val="20"/>
          <w:szCs w:val="20"/>
          <w:lang w:val="fr-FR"/>
        </w:rPr>
        <w:t xml:space="preserve"> également disponible sur la forge </w:t>
      </w:r>
      <w:proofErr w:type="spellStart"/>
      <w:r w:rsidRPr="000442B1">
        <w:rPr>
          <w:rFonts w:asciiTheme="minorHAnsi" w:hAnsiTheme="minorHAnsi" w:cstheme="minorHAnsi"/>
          <w:sz w:val="20"/>
          <w:szCs w:val="20"/>
          <w:lang w:val="fr-FR"/>
        </w:rPr>
        <w:t>CodePlex</w:t>
      </w:r>
      <w:proofErr w:type="spellEnd"/>
      <w:r w:rsidRPr="000442B1">
        <w:rPr>
          <w:rFonts w:asciiTheme="minorHAnsi" w:hAnsiTheme="minorHAnsi" w:cstheme="minorHAnsi"/>
          <w:sz w:val="20"/>
          <w:szCs w:val="20"/>
          <w:lang w:val="fr-FR"/>
        </w:rPr>
        <w:t>.</w:t>
      </w:r>
    </w:p>
    <w:p w:rsidR="00EE60DA" w:rsidRPr="000442B1" w:rsidRDefault="00EE60DA" w:rsidP="00EE60DA">
      <w:pPr>
        <w:pStyle w:val="NoSpacing1"/>
        <w:spacing w:after="120"/>
        <w:jc w:val="both"/>
        <w:rPr>
          <w:rFonts w:asciiTheme="minorHAnsi" w:hAnsiTheme="minorHAnsi" w:cstheme="minorHAnsi"/>
          <w:sz w:val="20"/>
          <w:szCs w:val="20"/>
          <w:lang w:val="fr-FR"/>
        </w:rPr>
      </w:pPr>
      <w:r w:rsidRPr="000442B1">
        <w:rPr>
          <w:rFonts w:asciiTheme="minorHAnsi" w:hAnsiTheme="minorHAnsi" w:cstheme="minorHAnsi"/>
          <w:sz w:val="20"/>
          <w:szCs w:val="20"/>
          <w:lang w:val="fr-FR"/>
        </w:rPr>
        <w:t xml:space="preserve">Il se présente sous la forme d’un modèle d’application de cartographie qui affiche sur une carte </w:t>
      </w:r>
      <w:r w:rsidR="004C6B67">
        <w:fldChar w:fldCharType="begin"/>
      </w:r>
      <w:r w:rsidR="004C6B67" w:rsidRPr="00394D83">
        <w:rPr>
          <w:lang w:val="fr-FR"/>
          <w:rPrChange w:id="258" w:author="Nazer Aminou" w:date="2014-07-02T13:23:00Z">
            <w:rPr/>
          </w:rPrChange>
        </w:rPr>
        <w:instrText xml:space="preserve"> HYPERLINK "http://www.bing.com/maps/?cc=fr" </w:instrText>
      </w:r>
      <w:r w:rsidR="004C6B67">
        <w:fldChar w:fldCharType="separate"/>
      </w:r>
      <w:r w:rsidRPr="000442B1">
        <w:rPr>
          <w:rStyle w:val="Hyperlink"/>
          <w:rFonts w:asciiTheme="minorHAnsi" w:hAnsiTheme="minorHAnsi" w:cstheme="minorHAnsi"/>
          <w:sz w:val="20"/>
          <w:szCs w:val="20"/>
          <w:lang w:val="fr-FR"/>
        </w:rPr>
        <w:t>Bing Cartes</w:t>
      </w:r>
      <w:r w:rsidR="004C6B67">
        <w:rPr>
          <w:rStyle w:val="Hyperlink"/>
          <w:rFonts w:asciiTheme="minorHAnsi" w:hAnsiTheme="minorHAnsi" w:cstheme="minorHAnsi"/>
          <w:sz w:val="20"/>
          <w:szCs w:val="20"/>
          <w:lang w:val="fr-FR"/>
        </w:rPr>
        <w:fldChar w:fldCharType="end"/>
      </w:r>
      <w:r w:rsidRPr="000442B1">
        <w:rPr>
          <w:rFonts w:asciiTheme="minorHAnsi" w:hAnsiTheme="minorHAnsi" w:cstheme="minorHAnsi"/>
          <w:sz w:val="20"/>
          <w:szCs w:val="20"/>
          <w:lang w:val="fr-FR"/>
        </w:rPr>
        <w:t xml:space="preserve"> les données publiques géo-localisées. L’application client est disponible sous 4 formes différentes :</w:t>
      </w:r>
    </w:p>
    <w:p w:rsidR="00EE60DA" w:rsidRPr="00593BE4" w:rsidRDefault="00EE60DA" w:rsidP="009C29DF">
      <w:pPr>
        <w:numPr>
          <w:ilvl w:val="0"/>
          <w:numId w:val="27"/>
        </w:numPr>
      </w:pPr>
      <w:r>
        <w:t xml:space="preserve">Une application Web </w:t>
      </w:r>
      <w:del w:id="259" w:author="Nazer Aminou" w:date="2014-07-01T15:50:00Z">
        <w:r w:rsidDel="00E55709">
          <w:delText xml:space="preserve">riche </w:delText>
        </w:r>
      </w:del>
      <w:ins w:id="260" w:author="Nazer Aminou" w:date="2014-07-01T15:50:00Z">
        <w:r w:rsidR="00E55709">
          <w:t xml:space="preserve">ASP.NET </w:t>
        </w:r>
      </w:ins>
      <w:r>
        <w:t>s’exécutant dans un navigateur</w:t>
      </w:r>
      <w:del w:id="261" w:author="Nazer Aminou" w:date="2014-07-01T15:50:00Z">
        <w:r w:rsidDel="00E55709">
          <w:delText xml:space="preserve"> via le plugin Silverlight de Microsoft </w:delText>
        </w:r>
      </w:del>
      <w:r>
        <w:t>;</w:t>
      </w:r>
    </w:p>
    <w:p w:rsidR="00EE60DA" w:rsidRDefault="00EE60DA" w:rsidP="009C29DF">
      <w:pPr>
        <w:numPr>
          <w:ilvl w:val="0"/>
          <w:numId w:val="27"/>
        </w:numPr>
      </w:pPr>
      <w:r>
        <w:t>Une application client mobile pour Android ;</w:t>
      </w:r>
    </w:p>
    <w:p w:rsidR="00EE60DA" w:rsidRPr="00593BE4" w:rsidRDefault="00EE60DA" w:rsidP="009C29DF">
      <w:pPr>
        <w:numPr>
          <w:ilvl w:val="0"/>
          <w:numId w:val="27"/>
        </w:numPr>
      </w:pPr>
      <w:r>
        <w:t xml:space="preserve">Une application client mobile pour </w:t>
      </w:r>
      <w:r w:rsidRPr="001F45F7">
        <w:rPr>
          <w:rFonts w:cstheme="minorHAnsi"/>
          <w:szCs w:val="19"/>
        </w:rPr>
        <w:t>iPhone</w:t>
      </w:r>
      <w:r>
        <w:t xml:space="preserve"> </w:t>
      </w:r>
      <w:r w:rsidRPr="000F164F">
        <w:t>;</w:t>
      </w:r>
    </w:p>
    <w:p w:rsidR="00EE60DA" w:rsidRDefault="00EE60DA" w:rsidP="009C29DF">
      <w:pPr>
        <w:numPr>
          <w:ilvl w:val="0"/>
          <w:numId w:val="27"/>
        </w:numPr>
      </w:pPr>
      <w:r>
        <w:t>Une application client mobile pour Windows Phone.</w:t>
      </w:r>
    </w:p>
    <w:p w:rsidR="00EE60DA" w:rsidRDefault="008D4771" w:rsidP="00EE60DA">
      <w:pPr>
        <w:jc w:val="center"/>
      </w:pPr>
      <w:r>
        <w:rPr>
          <w:noProof/>
          <w:lang w:val="en-US" w:eastAsia="en-US"/>
        </w:rPr>
        <w:lastRenderedPageBreak/>
        <w:drawing>
          <wp:inline distT="0" distB="0" distL="0" distR="0" wp14:anchorId="5216D413" wp14:editId="50D2C56D">
            <wp:extent cx="6041312" cy="3253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043210" cy="3254762"/>
                    </a:xfrm>
                    <a:prstGeom prst="rect">
                      <a:avLst/>
                    </a:prstGeom>
                    <a:noFill/>
                    <a:ln>
                      <a:noFill/>
                    </a:ln>
                  </pic:spPr>
                </pic:pic>
              </a:graphicData>
            </a:graphic>
          </wp:inline>
        </w:drawing>
      </w:r>
    </w:p>
    <w:p w:rsidR="00EE60DA" w:rsidRDefault="00EE60DA" w:rsidP="00EE60DA">
      <w:pPr>
        <w:jc w:val="center"/>
        <w:rPr>
          <w:rFonts w:cstheme="minorHAnsi"/>
        </w:rPr>
      </w:pPr>
      <w:r>
        <w:rPr>
          <w:noProof/>
          <w:snapToGrid/>
          <w:lang w:val="en-US" w:eastAsia="en-US"/>
        </w:rPr>
        <w:drawing>
          <wp:inline distT="0" distB="0" distL="0" distR="0" wp14:anchorId="40ECCF59" wp14:editId="57DB609F">
            <wp:extent cx="1307592" cy="2386584"/>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07592" cy="2386584"/>
                    </a:xfrm>
                    <a:prstGeom prst="rect">
                      <a:avLst/>
                    </a:prstGeom>
                  </pic:spPr>
                </pic:pic>
              </a:graphicData>
            </a:graphic>
          </wp:inline>
        </w:drawing>
      </w:r>
      <w:r>
        <w:rPr>
          <w:rFonts w:cstheme="minorHAnsi"/>
          <w:noProof/>
          <w:snapToGrid/>
          <w:lang w:val="en-US" w:eastAsia="en-US"/>
        </w:rPr>
        <w:drawing>
          <wp:inline distT="0" distB="0" distL="0" distR="0" wp14:anchorId="1616A50E" wp14:editId="7DC6D622">
            <wp:extent cx="1307592" cy="2386584"/>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7592" cy="2386584"/>
                    </a:xfrm>
                    <a:prstGeom prst="rect">
                      <a:avLst/>
                    </a:prstGeom>
                    <a:noFill/>
                    <a:ln>
                      <a:noFill/>
                    </a:ln>
                  </pic:spPr>
                </pic:pic>
              </a:graphicData>
            </a:graphic>
          </wp:inline>
        </w:drawing>
      </w:r>
      <w:r>
        <w:rPr>
          <w:noProof/>
          <w:snapToGrid/>
          <w:szCs w:val="20"/>
          <w:lang w:val="en-US" w:eastAsia="en-US"/>
        </w:rPr>
        <w:drawing>
          <wp:inline distT="0" distB="0" distL="0" distR="0" wp14:anchorId="5011E491" wp14:editId="597A5F39">
            <wp:extent cx="1307592" cy="2386584"/>
            <wp:effectExtent l="0" t="0" r="6985" b="0"/>
            <wp:docPr id="4" name="Image 4" descr="Capture d’écran 2011-08-05 à 15.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d’écran 2011-08-05 à 15.34.25.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1307592" cy="2386584"/>
                    </a:xfrm>
                    <a:prstGeom prst="rect">
                      <a:avLst/>
                    </a:prstGeom>
                    <a:noFill/>
                    <a:ln>
                      <a:noFill/>
                    </a:ln>
                  </pic:spPr>
                </pic:pic>
              </a:graphicData>
            </a:graphic>
          </wp:inline>
        </w:drawing>
      </w:r>
    </w:p>
    <w:p w:rsidR="00EE60DA" w:rsidRPr="00FC009A" w:rsidRDefault="00EE60DA" w:rsidP="00EE60DA">
      <w:pPr>
        <w:rPr>
          <w:rFonts w:cstheme="minorHAnsi"/>
          <w:noProof/>
          <w:lang w:val="en-US"/>
        </w:rPr>
      </w:pPr>
      <w:r w:rsidRPr="00EA4901">
        <w:rPr>
          <w:rFonts w:cstheme="minorHAnsi"/>
        </w:rPr>
        <w:t>Pour afficher ces données géo-localisées, la solution</w:t>
      </w:r>
      <w:r w:rsidRPr="00EA4901">
        <w:rPr>
          <w:rFonts w:cstheme="minorHAnsi"/>
          <w:noProof/>
        </w:rPr>
        <w:t xml:space="preserve"> consomme de</w:t>
      </w:r>
      <w:r>
        <w:rPr>
          <w:rFonts w:cstheme="minorHAnsi"/>
          <w:noProof/>
        </w:rPr>
        <w:t xml:space="preserve">s flux de données au format KML </w:t>
      </w:r>
      <w:r>
        <w:rPr>
          <w:rFonts w:cstheme="minorHAnsi"/>
        </w:rPr>
        <w:t>(</w:t>
      </w:r>
      <w:proofErr w:type="spellStart"/>
      <w:r w:rsidRPr="00CE3635">
        <w:rPr>
          <w:rFonts w:cstheme="minorHAnsi"/>
          <w:i/>
        </w:rPr>
        <w:t>Keyhole</w:t>
      </w:r>
      <w:proofErr w:type="spellEnd"/>
      <w:r w:rsidRPr="00CE3635">
        <w:rPr>
          <w:rFonts w:cstheme="minorHAnsi"/>
          <w:i/>
        </w:rPr>
        <w:t xml:space="preserve"> </w:t>
      </w:r>
      <w:proofErr w:type="spellStart"/>
      <w:r w:rsidRPr="00CE3635">
        <w:rPr>
          <w:rFonts w:cstheme="minorHAnsi"/>
          <w:i/>
        </w:rPr>
        <w:t>Markup</w:t>
      </w:r>
      <w:proofErr w:type="spellEnd"/>
      <w:r w:rsidRPr="00CE3635">
        <w:rPr>
          <w:rFonts w:cstheme="minorHAnsi"/>
          <w:i/>
        </w:rPr>
        <w:t xml:space="preserve"> </w:t>
      </w:r>
      <w:proofErr w:type="spellStart"/>
      <w:r w:rsidRPr="00CE3635">
        <w:rPr>
          <w:rFonts w:cstheme="minorHAnsi"/>
          <w:i/>
        </w:rPr>
        <w:t>Language</w:t>
      </w:r>
      <w:proofErr w:type="spellEnd"/>
      <w:r>
        <w:rPr>
          <w:rFonts w:cstheme="minorHAnsi"/>
        </w:rPr>
        <w:t>)</w:t>
      </w:r>
      <w:r>
        <w:rPr>
          <w:rFonts w:cstheme="minorHAnsi"/>
          <w:noProof/>
        </w:rPr>
        <w:t xml:space="preserve">. </w:t>
      </w:r>
      <w:hyperlink r:id="rId37" w:history="1">
        <w:proofErr w:type="spellStart"/>
        <w:r w:rsidRPr="00FC009A">
          <w:rPr>
            <w:rStyle w:val="Hyperlink"/>
            <w:rFonts w:eastAsiaTheme="majorEastAsia" w:cstheme="minorHAnsi"/>
            <w:lang w:val="en-US"/>
          </w:rPr>
          <w:t>Wikipédia</w:t>
        </w:r>
        <w:proofErr w:type="spellEnd"/>
      </w:hyperlink>
      <w:r w:rsidRPr="00FC009A">
        <w:rPr>
          <w:rFonts w:cstheme="minorHAnsi"/>
          <w:lang w:val="en-US"/>
        </w:rPr>
        <w:t xml:space="preserve"> </w:t>
      </w:r>
      <w:proofErr w:type="spellStart"/>
      <w:r w:rsidRPr="00FC009A">
        <w:rPr>
          <w:rFonts w:cstheme="minorHAnsi"/>
          <w:lang w:val="en-US"/>
        </w:rPr>
        <w:t>définit</w:t>
      </w:r>
      <w:proofErr w:type="spellEnd"/>
      <w:r w:rsidRPr="00FC009A">
        <w:rPr>
          <w:rFonts w:cstheme="minorHAnsi"/>
          <w:lang w:val="en-US"/>
        </w:rPr>
        <w:t xml:space="preserve"> le format KML de la </w:t>
      </w:r>
      <w:proofErr w:type="spellStart"/>
      <w:r w:rsidRPr="00FC009A">
        <w:rPr>
          <w:rFonts w:cstheme="minorHAnsi"/>
          <w:lang w:val="en-US"/>
        </w:rPr>
        <w:t>façon</w:t>
      </w:r>
      <w:proofErr w:type="spellEnd"/>
      <w:r w:rsidRPr="00FC009A">
        <w:rPr>
          <w:rFonts w:cstheme="minorHAnsi"/>
          <w:lang w:val="en-US"/>
        </w:rPr>
        <w:t xml:space="preserve"> </w:t>
      </w:r>
      <w:proofErr w:type="spellStart"/>
      <w:proofErr w:type="gramStart"/>
      <w:r w:rsidRPr="00FC009A">
        <w:rPr>
          <w:rFonts w:cstheme="minorHAnsi"/>
          <w:lang w:val="en-US"/>
        </w:rPr>
        <w:t>suivante</w:t>
      </w:r>
      <w:proofErr w:type="spellEnd"/>
      <w:r w:rsidRPr="00FC009A">
        <w:rPr>
          <w:rFonts w:cstheme="minorHAnsi"/>
          <w:lang w:val="en-US"/>
        </w:rPr>
        <w:t> :</w:t>
      </w:r>
      <w:proofErr w:type="gramEnd"/>
    </w:p>
    <w:p w:rsidR="00EE60DA" w:rsidRPr="001967D6" w:rsidRDefault="00EE60DA" w:rsidP="00EE60DA">
      <w:pPr>
        <w:ind w:left="720"/>
        <w:rPr>
          <w:rStyle w:val="apple-style-span"/>
          <w:rFonts w:cstheme="minorHAnsi"/>
          <w:i/>
          <w:color w:val="000000"/>
          <w:lang w:val="en-US"/>
        </w:rPr>
      </w:pPr>
      <w:r w:rsidRPr="001967D6">
        <w:rPr>
          <w:rStyle w:val="apple-style-span"/>
          <w:rFonts w:cstheme="minorHAnsi"/>
          <w:bCs/>
          <w:i/>
          <w:color w:val="000000"/>
          <w:lang w:val="en-US"/>
        </w:rPr>
        <w:t>« Keyhole Markup Language</w:t>
      </w:r>
      <w:r w:rsidRPr="001967D6">
        <w:rPr>
          <w:rStyle w:val="apple-converted-space"/>
          <w:rFonts w:cstheme="minorHAnsi"/>
          <w:i/>
          <w:color w:val="000000"/>
          <w:lang w:val="en-US"/>
        </w:rPr>
        <w:t> </w:t>
      </w:r>
      <w:r w:rsidRPr="001967D6">
        <w:rPr>
          <w:rStyle w:val="apple-style-span"/>
          <w:rFonts w:cstheme="minorHAnsi"/>
          <w:i/>
          <w:color w:val="000000"/>
          <w:lang w:val="en-US"/>
        </w:rPr>
        <w:t>(</w:t>
      </w:r>
      <w:r w:rsidRPr="001967D6">
        <w:rPr>
          <w:rStyle w:val="apple-style-span"/>
          <w:rFonts w:cstheme="minorHAnsi"/>
          <w:bCs/>
          <w:i/>
          <w:color w:val="000000"/>
          <w:lang w:val="en-US"/>
        </w:rPr>
        <w:t>KML</w:t>
      </w:r>
      <w:r w:rsidRPr="001967D6">
        <w:rPr>
          <w:rStyle w:val="apple-style-span"/>
          <w:rFonts w:cstheme="minorHAnsi"/>
          <w:i/>
          <w:color w:val="000000"/>
          <w:lang w:val="en-US"/>
        </w:rPr>
        <w:t>) is an</w:t>
      </w:r>
      <w:r w:rsidRPr="001967D6">
        <w:rPr>
          <w:rStyle w:val="apple-converted-space"/>
          <w:rFonts w:cstheme="minorHAnsi"/>
          <w:i/>
          <w:color w:val="000000"/>
          <w:lang w:val="en-US"/>
        </w:rPr>
        <w:t> </w:t>
      </w:r>
      <w:r w:rsidRPr="001967D6">
        <w:rPr>
          <w:rStyle w:val="apple-style-span"/>
          <w:rFonts w:cstheme="minorHAnsi"/>
          <w:i/>
          <w:color w:val="000000"/>
          <w:lang w:val="en-US"/>
        </w:rPr>
        <w:t>XML</w:t>
      </w:r>
      <w:r w:rsidRPr="001967D6">
        <w:rPr>
          <w:rStyle w:val="apple-converted-space"/>
          <w:rFonts w:cstheme="minorHAnsi"/>
          <w:i/>
          <w:color w:val="000000"/>
          <w:lang w:val="en-US"/>
        </w:rPr>
        <w:t> </w:t>
      </w:r>
      <w:r w:rsidRPr="001967D6">
        <w:rPr>
          <w:rStyle w:val="apple-style-span"/>
          <w:rFonts w:cstheme="minorHAnsi"/>
          <w:i/>
          <w:color w:val="000000"/>
          <w:lang w:val="en-US"/>
        </w:rPr>
        <w:t>notation for expressing geographic annotation and visualization within</w:t>
      </w:r>
      <w:r w:rsidRPr="001967D6">
        <w:rPr>
          <w:rStyle w:val="apple-converted-space"/>
          <w:rFonts w:cstheme="minorHAnsi"/>
          <w:i/>
          <w:color w:val="000000"/>
          <w:lang w:val="en-US"/>
        </w:rPr>
        <w:t> </w:t>
      </w:r>
      <w:r w:rsidRPr="001967D6">
        <w:rPr>
          <w:rStyle w:val="apple-style-span"/>
          <w:rFonts w:cstheme="minorHAnsi"/>
          <w:i/>
          <w:color w:val="000000"/>
          <w:lang w:val="en-US"/>
        </w:rPr>
        <w:t>Internet-based, two-dimensional maps and three-dimensional</w:t>
      </w:r>
      <w:r w:rsidRPr="001967D6">
        <w:rPr>
          <w:rStyle w:val="apple-converted-space"/>
          <w:rFonts w:cstheme="minorHAnsi"/>
          <w:i/>
          <w:color w:val="000000"/>
          <w:lang w:val="en-US"/>
        </w:rPr>
        <w:t> </w:t>
      </w:r>
      <w:r w:rsidRPr="001967D6">
        <w:rPr>
          <w:rStyle w:val="apple-style-span"/>
          <w:rFonts w:cstheme="minorHAnsi"/>
          <w:i/>
          <w:color w:val="000000"/>
          <w:lang w:val="en-US"/>
        </w:rPr>
        <w:t>Earth</w:t>
      </w:r>
      <w:r w:rsidRPr="001967D6">
        <w:rPr>
          <w:rStyle w:val="apple-converted-space"/>
          <w:rFonts w:cstheme="minorHAnsi"/>
          <w:i/>
          <w:color w:val="000000"/>
          <w:lang w:val="en-US"/>
        </w:rPr>
        <w:t> </w:t>
      </w:r>
      <w:r w:rsidRPr="001967D6">
        <w:rPr>
          <w:rStyle w:val="apple-style-span"/>
          <w:rFonts w:cstheme="minorHAnsi"/>
          <w:i/>
          <w:color w:val="000000"/>
          <w:lang w:val="en-US"/>
        </w:rPr>
        <w:t>browsers. […]</w:t>
      </w:r>
    </w:p>
    <w:p w:rsidR="00EE60DA" w:rsidRDefault="00EE60DA" w:rsidP="00EE60DA">
      <w:pPr>
        <w:ind w:left="720"/>
        <w:rPr>
          <w:lang w:val="en-US"/>
        </w:rPr>
      </w:pPr>
      <w:r w:rsidRPr="001967D6">
        <w:rPr>
          <w:rStyle w:val="apple-style-span"/>
          <w:rFonts w:cstheme="minorHAnsi"/>
          <w:i/>
          <w:color w:val="000000"/>
          <w:lang w:val="en-US"/>
        </w:rPr>
        <w:t>The KML file specifies a set of features (place marks, images, polygons, 3D models, textual descriptions, etc.) for display in Google Earth, Maps and Mobile, or any other 3D Earth browser (</w:t>
      </w:r>
      <w:proofErr w:type="spellStart"/>
      <w:r w:rsidRPr="001967D6">
        <w:rPr>
          <w:rStyle w:val="apple-style-span"/>
          <w:rFonts w:cstheme="minorHAnsi"/>
          <w:i/>
          <w:color w:val="000000"/>
          <w:lang w:val="en-US"/>
        </w:rPr>
        <w:t>geobrowser</w:t>
      </w:r>
      <w:proofErr w:type="spellEnd"/>
      <w:r w:rsidRPr="001967D6">
        <w:rPr>
          <w:rStyle w:val="apple-style-span"/>
          <w:rFonts w:cstheme="minorHAnsi"/>
          <w:i/>
          <w:color w:val="000000"/>
          <w:lang w:val="en-US"/>
        </w:rPr>
        <w:t>) implementing the KML encoding. Each place always has a</w:t>
      </w:r>
      <w:r w:rsidRPr="001967D6">
        <w:rPr>
          <w:rStyle w:val="apple-converted-space"/>
          <w:rFonts w:cstheme="minorHAnsi"/>
          <w:i/>
          <w:color w:val="000000"/>
          <w:lang w:val="en-US"/>
        </w:rPr>
        <w:t> </w:t>
      </w:r>
      <w:r w:rsidRPr="001967D6">
        <w:rPr>
          <w:rStyle w:val="apple-style-span"/>
          <w:rFonts w:cstheme="minorHAnsi"/>
          <w:i/>
          <w:color w:val="000000"/>
          <w:lang w:val="en-US"/>
        </w:rPr>
        <w:t>longitude</w:t>
      </w:r>
      <w:r w:rsidRPr="001967D6">
        <w:rPr>
          <w:rStyle w:val="apple-converted-space"/>
          <w:rFonts w:cstheme="minorHAnsi"/>
          <w:i/>
          <w:color w:val="000000"/>
          <w:lang w:val="en-US"/>
        </w:rPr>
        <w:t> </w:t>
      </w:r>
      <w:r w:rsidRPr="001967D6">
        <w:rPr>
          <w:rStyle w:val="apple-style-span"/>
          <w:rFonts w:cstheme="minorHAnsi"/>
          <w:i/>
          <w:color w:val="000000"/>
          <w:lang w:val="en-US"/>
        </w:rPr>
        <w:t>and latitude. Other data can make the view more specific, such as tilt, heading, altitude, which together define a "camera view". KML shares some of the same structural grammar as</w:t>
      </w:r>
      <w:r w:rsidRPr="001967D6">
        <w:rPr>
          <w:rStyle w:val="apple-converted-space"/>
          <w:rFonts w:cstheme="minorHAnsi"/>
          <w:i/>
          <w:color w:val="000000"/>
          <w:lang w:val="en-US"/>
        </w:rPr>
        <w:t> </w:t>
      </w:r>
      <w:r w:rsidRPr="001967D6">
        <w:rPr>
          <w:rStyle w:val="apple-style-span"/>
          <w:rFonts w:cstheme="minorHAnsi"/>
          <w:i/>
          <w:color w:val="000000"/>
          <w:lang w:val="en-US"/>
        </w:rPr>
        <w:t>GML. Some KML information cannot be viewed in Google Maps or Mobile</w:t>
      </w:r>
      <w:r>
        <w:rPr>
          <w:rStyle w:val="apple-style-span"/>
          <w:rFonts w:cstheme="minorHAnsi"/>
          <w:i/>
          <w:color w:val="000000"/>
          <w:lang w:val="en-US"/>
        </w:rPr>
        <w:t>.</w:t>
      </w:r>
      <w:r w:rsidRPr="001967D6">
        <w:rPr>
          <w:lang w:val="en-US"/>
        </w:rPr>
        <w:t xml:space="preserve"> </w:t>
      </w:r>
      <w:r w:rsidRPr="00BF0D4B">
        <w:rPr>
          <w:lang w:val="en-US"/>
        </w:rPr>
        <w:t>»</w:t>
      </w:r>
    </w:p>
    <w:p w:rsidR="00EE60DA" w:rsidRDefault="00EE60DA" w:rsidP="00EE60DA">
      <w:pPr>
        <w:rPr>
          <w:rFonts w:cstheme="minorHAnsi"/>
        </w:rPr>
      </w:pPr>
      <w:r w:rsidRPr="008977E7">
        <w:t xml:space="preserve">Pour </w:t>
      </w:r>
      <w:r w:rsidRPr="0013441B">
        <w:t>alimenter</w:t>
      </w:r>
      <w:r w:rsidRPr="008977E7">
        <w:t xml:space="preserve"> </w:t>
      </w:r>
      <w:r>
        <w:t>une</w:t>
      </w:r>
      <w:r w:rsidRPr="008977E7">
        <w:t xml:space="preserve"> instance </w:t>
      </w:r>
      <w:r>
        <w:t xml:space="preserve">client ODAF </w:t>
      </w:r>
      <w:proofErr w:type="spellStart"/>
      <w:r>
        <w:t>Openturf</w:t>
      </w:r>
      <w:proofErr w:type="spellEnd"/>
      <w:r>
        <w:t xml:space="preserve"> en données au format KML</w:t>
      </w:r>
      <w:r w:rsidRPr="008977E7">
        <w:t xml:space="preserve">, </w:t>
      </w:r>
      <w:r>
        <w:t xml:space="preserve">le Framework utilise les catalogues d’informations publiques hébergés par une instance </w:t>
      </w:r>
      <w:r>
        <w:rPr>
          <w:rFonts w:cstheme="minorHAnsi"/>
        </w:rPr>
        <w:t>dans le Cloud Windows Azure</w:t>
      </w:r>
      <w:r>
        <w:t xml:space="preserve"> du </w:t>
      </w:r>
      <w:r w:rsidRPr="000442B1">
        <w:rPr>
          <w:rFonts w:eastAsiaTheme="majorEastAsia"/>
        </w:rPr>
        <w:t>kit de démarrage OGDI (</w:t>
      </w:r>
      <w:r w:rsidRPr="000442B1">
        <w:rPr>
          <w:rFonts w:eastAsiaTheme="majorEastAsia"/>
          <w:i/>
        </w:rPr>
        <w:t xml:space="preserve">Open </w:t>
      </w:r>
      <w:proofErr w:type="spellStart"/>
      <w:r w:rsidRPr="000442B1">
        <w:rPr>
          <w:rFonts w:eastAsiaTheme="majorEastAsia"/>
          <w:i/>
        </w:rPr>
        <w:t>Government</w:t>
      </w:r>
      <w:proofErr w:type="spellEnd"/>
      <w:r w:rsidRPr="000442B1">
        <w:rPr>
          <w:rFonts w:eastAsiaTheme="majorEastAsia"/>
          <w:i/>
        </w:rPr>
        <w:t xml:space="preserve"> Data initiative</w:t>
      </w:r>
      <w:r w:rsidRPr="000442B1">
        <w:rPr>
          <w:rFonts w:eastAsiaTheme="majorEastAsia"/>
        </w:rPr>
        <w:t>)</w:t>
      </w:r>
      <w:r w:rsidR="000442B1" w:rsidRPr="000442B1">
        <w:t xml:space="preserve"> </w:t>
      </w:r>
      <w:proofErr w:type="spellStart"/>
      <w:r w:rsidR="000442B1" w:rsidRPr="000442B1">
        <w:t>DataLab</w:t>
      </w:r>
      <w:proofErr w:type="spellEnd"/>
      <w:r>
        <w:t xml:space="preserve"> sous licence libre,</w:t>
      </w:r>
      <w:r w:rsidRPr="008977E7">
        <w:t xml:space="preserve"> </w:t>
      </w:r>
      <w:r>
        <w:t>comme, en l’occurrence, l’</w:t>
      </w:r>
      <w:r>
        <w:rPr>
          <w:rFonts w:cstheme="minorHAnsi"/>
        </w:rPr>
        <w:t xml:space="preserve">instance de test OGDI </w:t>
      </w:r>
      <w:proofErr w:type="spellStart"/>
      <w:r w:rsidR="000442B1">
        <w:rPr>
          <w:rFonts w:cstheme="minorHAnsi"/>
        </w:rPr>
        <w:t>DataLab</w:t>
      </w:r>
      <w:proofErr w:type="spellEnd"/>
      <w:r w:rsidR="000442B1">
        <w:rPr>
          <w:rFonts w:cstheme="minorHAnsi"/>
        </w:rPr>
        <w:t xml:space="preserve"> </w:t>
      </w:r>
      <w:r>
        <w:rPr>
          <w:rFonts w:cstheme="minorHAnsi"/>
        </w:rPr>
        <w:t xml:space="preserve">France déjà disponible à l’adresse </w:t>
      </w:r>
      <w:hyperlink r:id="rId38" w:history="1">
        <w:r w:rsidRPr="00C86BBB">
          <w:rPr>
            <w:rStyle w:val="Hyperlink"/>
            <w:rFonts w:eastAsiaTheme="majorEastAsia"/>
          </w:rPr>
          <w:t>http://ogdifrance.cloudapp.net/</w:t>
        </w:r>
      </w:hyperlink>
      <w:r>
        <w:t>.</w:t>
      </w:r>
      <w:r w:rsidRPr="00DF2EE1">
        <w:rPr>
          <w:rFonts w:cstheme="minorHAnsi"/>
        </w:rPr>
        <w:t xml:space="preserve"> </w:t>
      </w:r>
    </w:p>
    <w:p w:rsidR="00EE60DA" w:rsidRDefault="00EE60DA" w:rsidP="00EE60DA">
      <w:pPr>
        <w:rPr>
          <w:rFonts w:cstheme="minorHAnsi"/>
        </w:rPr>
      </w:pPr>
      <w:r>
        <w:rPr>
          <w:rFonts w:cstheme="minorHAnsi"/>
        </w:rPr>
        <w:lastRenderedPageBreak/>
        <w:t xml:space="preserve">Le Framework ODAF </w:t>
      </w:r>
      <w:proofErr w:type="spellStart"/>
      <w:r>
        <w:rPr>
          <w:rFonts w:cstheme="minorHAnsi"/>
        </w:rPr>
        <w:t>Openturf</w:t>
      </w:r>
      <w:proofErr w:type="spellEnd"/>
      <w:r>
        <w:rPr>
          <w:rFonts w:cstheme="minorHAnsi"/>
        </w:rPr>
        <w:t xml:space="preserve"> se présente comme </w:t>
      </w:r>
      <w:r w:rsidRPr="00DF2EE1">
        <w:rPr>
          <w:rFonts w:cstheme="minorHAnsi"/>
        </w:rPr>
        <w:t xml:space="preserve">un client naturel du kit de démarrage OGDI </w:t>
      </w:r>
      <w:proofErr w:type="spellStart"/>
      <w:r w:rsidR="005E3711">
        <w:rPr>
          <w:rFonts w:cstheme="minorHAnsi"/>
        </w:rPr>
        <w:t>DataLab</w:t>
      </w:r>
      <w:proofErr w:type="spellEnd"/>
      <w:r w:rsidR="005E3711">
        <w:rPr>
          <w:rFonts w:cstheme="minorHAnsi"/>
        </w:rPr>
        <w:t xml:space="preserve"> </w:t>
      </w:r>
      <w:r w:rsidRPr="00DF2EE1">
        <w:rPr>
          <w:rFonts w:cstheme="minorHAnsi"/>
        </w:rPr>
        <w:t>qui permet d’exposer des flux de données en KML.</w:t>
      </w:r>
      <w:r>
        <w:rPr>
          <w:rFonts w:cstheme="minorHAnsi"/>
        </w:rPr>
        <w:t xml:space="preserve"> </w:t>
      </w:r>
      <w:r w:rsidRPr="00DF2EE1">
        <w:rPr>
          <w:rFonts w:cstheme="minorHAnsi"/>
        </w:rPr>
        <w:t>Le kit de démarrage OGDI</w:t>
      </w:r>
      <w:r w:rsidR="000442B1">
        <w:rPr>
          <w:rFonts w:cstheme="minorHAnsi"/>
        </w:rPr>
        <w:t xml:space="preserve"> </w:t>
      </w:r>
      <w:proofErr w:type="spellStart"/>
      <w:r w:rsidR="000442B1">
        <w:rPr>
          <w:rFonts w:cstheme="minorHAnsi"/>
        </w:rPr>
        <w:t>DataLab</w:t>
      </w:r>
      <w:proofErr w:type="spellEnd"/>
      <w:r w:rsidRPr="00DF2EE1">
        <w:rPr>
          <w:rFonts w:cstheme="minorHAnsi"/>
        </w:rPr>
        <w:t xml:space="preserve"> rend possible la mise à disposition </w:t>
      </w:r>
      <w:r w:rsidRPr="00BE2427">
        <w:rPr>
          <w:rFonts w:cstheme="minorHAnsi"/>
        </w:rPr>
        <w:t>facilité</w:t>
      </w:r>
      <w:r>
        <w:rPr>
          <w:rFonts w:cstheme="minorHAnsi"/>
        </w:rPr>
        <w:t>e</w:t>
      </w:r>
      <w:r w:rsidRPr="00BE2427">
        <w:rPr>
          <w:rFonts w:cstheme="minorHAnsi"/>
        </w:rPr>
        <w:t xml:space="preserve"> par l’Administration et les Collectivités Territoriales de services de données performants qu’elles exploitent</w:t>
      </w:r>
      <w:r>
        <w:rPr>
          <w:rFonts w:cstheme="minorHAnsi"/>
        </w:rPr>
        <w:t>, les informations publiques étant hébergées dans le Cloud Windows Azure</w:t>
      </w:r>
      <w:r w:rsidRPr="00BE2427">
        <w:rPr>
          <w:rFonts w:cstheme="minorHAnsi"/>
        </w:rPr>
        <w:t>. Les citoyens et les développeurs d’application peuvent accéder aux données ainsi publiées depuis toute plateforme ou navigateur.</w:t>
      </w:r>
      <w:r>
        <w:rPr>
          <w:rFonts w:cstheme="minorHAnsi"/>
        </w:rPr>
        <w:t xml:space="preserve"> </w:t>
      </w:r>
    </w:p>
    <w:p w:rsidR="00EE60DA" w:rsidRDefault="00EE60DA" w:rsidP="00EE60DA">
      <w:pPr>
        <w:rPr>
          <w:rFonts w:cstheme="minorHAnsi"/>
        </w:rPr>
      </w:pPr>
      <w:r>
        <w:rPr>
          <w:rFonts w:cstheme="minorHAnsi"/>
        </w:rPr>
        <w:t xml:space="preserve">Au-delà des modèles d’application évoqués ci-dessus, le Framework ODAF </w:t>
      </w:r>
      <w:proofErr w:type="spellStart"/>
      <w:r>
        <w:rPr>
          <w:rFonts w:cstheme="minorHAnsi"/>
        </w:rPr>
        <w:t>Openturf</w:t>
      </w:r>
      <w:proofErr w:type="spellEnd"/>
      <w:r>
        <w:rPr>
          <w:rFonts w:cstheme="minorHAnsi"/>
        </w:rPr>
        <w:t xml:space="preserve"> repose au niveau « back-end » </w:t>
      </w:r>
      <w:r w:rsidRPr="00DF2EE1">
        <w:rPr>
          <w:rFonts w:cstheme="minorHAnsi"/>
        </w:rPr>
        <w:t xml:space="preserve">sur une base de données  Microsoft SQL Azure dans le cloud Windows Azure ou bien Microsoft SQL Server 2008 R2 en entreprise, avec possibilité de portage sur une </w:t>
      </w:r>
      <w:r>
        <w:rPr>
          <w:rFonts w:cstheme="minorHAnsi"/>
        </w:rPr>
        <w:t xml:space="preserve">base de données MySQL ou </w:t>
      </w:r>
      <w:proofErr w:type="spellStart"/>
      <w:r>
        <w:rPr>
          <w:rFonts w:cstheme="minorHAnsi"/>
        </w:rPr>
        <w:t>SQLite</w:t>
      </w:r>
      <w:proofErr w:type="spellEnd"/>
      <w:r w:rsidRPr="00DF2EE1">
        <w:rPr>
          <w:rFonts w:cstheme="minorHAnsi"/>
        </w:rPr>
        <w:t xml:space="preserve">. </w:t>
      </w:r>
    </w:p>
    <w:p w:rsidR="00EE60DA" w:rsidRDefault="00EE60DA" w:rsidP="00EE60DA">
      <w:pPr>
        <w:rPr>
          <w:rFonts w:cstheme="minorHAnsi"/>
        </w:rPr>
      </w:pPr>
      <w:r w:rsidRPr="00DF2EE1">
        <w:rPr>
          <w:rFonts w:cstheme="minorHAnsi"/>
        </w:rPr>
        <w:t xml:space="preserve">Un site Web en </w:t>
      </w:r>
      <w:r w:rsidRPr="00BF2229">
        <w:t>ASP.NET MVC</w:t>
      </w:r>
      <w:r w:rsidRPr="00DF2EE1">
        <w:rPr>
          <w:rFonts w:cstheme="minorHAnsi"/>
        </w:rPr>
        <w:t xml:space="preserve"> communique avec la solution OGDI </w:t>
      </w:r>
      <w:proofErr w:type="spellStart"/>
      <w:r w:rsidR="005E3711">
        <w:rPr>
          <w:snapToGrid/>
        </w:rPr>
        <w:t>DataLab</w:t>
      </w:r>
      <w:proofErr w:type="spellEnd"/>
      <w:r w:rsidR="000442B1">
        <w:rPr>
          <w:noProof/>
        </w:rPr>
        <w:t xml:space="preserve"> </w:t>
      </w:r>
      <w:r w:rsidRPr="00DF2EE1">
        <w:rPr>
          <w:rFonts w:cstheme="minorHAnsi"/>
        </w:rPr>
        <w:t xml:space="preserve">pour récupérer les flux de données KML. Les modèles d’application qui utilisent Bing Cartes s’interfacent avec le site Web pour récupérer et consommer les données géo-localisées au format </w:t>
      </w:r>
      <w:hyperlink r:id="rId39" w:history="1">
        <w:r w:rsidRPr="00E9626F">
          <w:rPr>
            <w:rStyle w:val="Hyperlink"/>
            <w:rFonts w:eastAsiaTheme="majorEastAsia" w:cstheme="minorHAnsi"/>
          </w:rPr>
          <w:t>JSON (</w:t>
        </w:r>
        <w:r w:rsidRPr="00E9626F">
          <w:rPr>
            <w:rStyle w:val="Hyperlink"/>
            <w:rFonts w:eastAsiaTheme="majorEastAsia" w:cstheme="minorHAnsi"/>
            <w:i/>
          </w:rPr>
          <w:t>JavaScript Object Notation</w:t>
        </w:r>
        <w:r w:rsidRPr="00E9626F">
          <w:rPr>
            <w:rStyle w:val="Hyperlink"/>
            <w:rFonts w:eastAsiaTheme="majorEastAsia" w:cstheme="minorHAnsi"/>
          </w:rPr>
          <w:t>)</w:t>
        </w:r>
      </w:hyperlink>
      <w:r>
        <w:rPr>
          <w:rStyle w:val="FootnoteReference"/>
          <w:rFonts w:cstheme="minorHAnsi"/>
        </w:rPr>
        <w:footnoteReference w:id="20"/>
      </w:r>
      <w:r>
        <w:rPr>
          <w:rFonts w:cstheme="minorHAnsi"/>
        </w:rPr>
        <w:t xml:space="preserve">. </w:t>
      </w:r>
    </w:p>
    <w:p w:rsidR="00EE60DA" w:rsidRPr="00FC009A" w:rsidRDefault="00EE60DA" w:rsidP="00EE60DA">
      <w:pPr>
        <w:rPr>
          <w:rFonts w:cstheme="minorHAnsi"/>
          <w:lang w:val="en-US"/>
        </w:rPr>
      </w:pPr>
      <w:r>
        <w:rPr>
          <w:rFonts w:cstheme="minorHAnsi"/>
        </w:rPr>
        <w:t>L</w:t>
      </w:r>
      <w:r w:rsidRPr="00DF2EE1">
        <w:rPr>
          <w:rFonts w:cstheme="minorHAnsi"/>
        </w:rPr>
        <w:t xml:space="preserve">e site Web joue alors le rôle de service </w:t>
      </w:r>
      <w:proofErr w:type="spellStart"/>
      <w:r w:rsidRPr="00DF2EE1">
        <w:rPr>
          <w:rFonts w:cstheme="minorHAnsi"/>
        </w:rPr>
        <w:t>RESTful</w:t>
      </w:r>
      <w:proofErr w:type="spellEnd"/>
      <w:r w:rsidRPr="00DF2EE1">
        <w:rPr>
          <w:rFonts w:cstheme="minorHAnsi"/>
        </w:rPr>
        <w:t xml:space="preserve"> qui convertir les flux KML en données au format JSON.</w:t>
      </w:r>
      <w:r>
        <w:rPr>
          <w:rFonts w:cstheme="minorHAnsi"/>
        </w:rPr>
        <w:t xml:space="preserve"> </w:t>
      </w:r>
      <w:hyperlink r:id="rId40" w:history="1">
        <w:r w:rsidRPr="0031556F">
          <w:rPr>
            <w:rStyle w:val="Hyperlink"/>
            <w:rFonts w:eastAsiaTheme="majorEastAsia" w:cs="Arial"/>
            <w:noProof/>
            <w:lang w:val="en-US"/>
          </w:rPr>
          <w:t>Wikipedia</w:t>
        </w:r>
      </w:hyperlink>
      <w:r>
        <w:rPr>
          <w:rStyle w:val="FootnoteReference"/>
          <w:rFonts w:cs="Arial"/>
          <w:noProof/>
        </w:rPr>
        <w:footnoteReference w:id="21"/>
      </w:r>
      <w:r w:rsidRPr="0031556F">
        <w:rPr>
          <w:rFonts w:cs="Arial"/>
          <w:color w:val="000000"/>
          <w:lang w:val="en-US"/>
        </w:rPr>
        <w:t xml:space="preserve"> </w:t>
      </w:r>
      <w:proofErr w:type="spellStart"/>
      <w:r w:rsidRPr="0031556F">
        <w:rPr>
          <w:rFonts w:cs="Arial"/>
          <w:color w:val="000000"/>
          <w:lang w:val="en-US"/>
        </w:rPr>
        <w:t>définit</w:t>
      </w:r>
      <w:proofErr w:type="spellEnd"/>
      <w:r w:rsidRPr="0031556F">
        <w:rPr>
          <w:rFonts w:cs="Arial"/>
          <w:color w:val="000000"/>
          <w:lang w:val="en-US"/>
        </w:rPr>
        <w:t xml:space="preserve"> REST (</w:t>
      </w:r>
      <w:r w:rsidRPr="0046394E">
        <w:rPr>
          <w:i/>
          <w:lang w:val="en-US"/>
        </w:rPr>
        <w:t>Representational State Transfer</w:t>
      </w:r>
      <w:r>
        <w:rPr>
          <w:lang w:val="en-US"/>
        </w:rPr>
        <w:t>)</w:t>
      </w:r>
      <w:r w:rsidRPr="0031556F">
        <w:rPr>
          <w:rFonts w:cs="Arial"/>
          <w:color w:val="000000"/>
          <w:lang w:val="en-US"/>
        </w:rPr>
        <w:t xml:space="preserve"> </w:t>
      </w:r>
      <w:proofErr w:type="gramStart"/>
      <w:r w:rsidRPr="0031556F">
        <w:rPr>
          <w:rFonts w:cs="Arial"/>
          <w:color w:val="000000"/>
          <w:lang w:val="en-US"/>
        </w:rPr>
        <w:t>et</w:t>
      </w:r>
      <w:proofErr w:type="gramEnd"/>
      <w:r w:rsidRPr="0031556F">
        <w:rPr>
          <w:rFonts w:cs="Arial"/>
          <w:color w:val="000000"/>
          <w:lang w:val="en-US"/>
        </w:rPr>
        <w:t xml:space="preserve"> les services Web </w:t>
      </w:r>
      <w:proofErr w:type="spellStart"/>
      <w:r w:rsidRPr="0031556F">
        <w:rPr>
          <w:rFonts w:cs="Arial"/>
          <w:color w:val="000000"/>
          <w:lang w:val="en-US"/>
        </w:rPr>
        <w:t>RESTful</w:t>
      </w:r>
      <w:proofErr w:type="spellEnd"/>
      <w:r w:rsidRPr="0031556F">
        <w:rPr>
          <w:rFonts w:cs="Arial"/>
          <w:color w:val="000000"/>
          <w:lang w:val="en-US"/>
        </w:rPr>
        <w:t xml:space="preserve"> </w:t>
      </w:r>
      <w:proofErr w:type="spellStart"/>
      <w:r w:rsidRPr="0031556F">
        <w:rPr>
          <w:rFonts w:cs="Arial"/>
          <w:color w:val="000000"/>
          <w:lang w:val="en-US"/>
        </w:rPr>
        <w:t>comme</w:t>
      </w:r>
      <w:proofErr w:type="spellEnd"/>
      <w:r w:rsidRPr="0031556F">
        <w:rPr>
          <w:rFonts w:cs="Arial"/>
          <w:color w:val="000000"/>
          <w:lang w:val="en-US"/>
        </w:rPr>
        <w:t xml:space="preserve"> suit:</w:t>
      </w:r>
    </w:p>
    <w:p w:rsidR="00EE60DA" w:rsidRPr="0046394E" w:rsidRDefault="00EE60DA" w:rsidP="00EE60DA">
      <w:pPr>
        <w:ind w:left="720"/>
        <w:rPr>
          <w:i/>
          <w:lang w:val="en-US"/>
        </w:rPr>
      </w:pPr>
      <w:r w:rsidRPr="008E22C5">
        <w:rPr>
          <w:lang w:val="en-US"/>
        </w:rPr>
        <w:t>« </w:t>
      </w:r>
      <w:r w:rsidRPr="0046394E">
        <w:rPr>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EE60DA" w:rsidRPr="0046394E" w:rsidRDefault="00EE60DA" w:rsidP="00EE60DA">
      <w:pPr>
        <w:ind w:left="720"/>
        <w:rPr>
          <w:i/>
          <w:lang w:val="en-US"/>
        </w:rPr>
      </w:pPr>
      <w:r w:rsidRPr="0046394E">
        <w:rPr>
          <w:i/>
          <w:lang w:val="en-US"/>
        </w:rPr>
        <w:t>Conforming to the REST constraints is referred to as being ‘</w:t>
      </w:r>
      <w:proofErr w:type="spellStart"/>
      <w:r w:rsidRPr="0046394E">
        <w:rPr>
          <w:i/>
          <w:lang w:val="en-US"/>
        </w:rPr>
        <w:t>RESTful</w:t>
      </w:r>
      <w:proofErr w:type="spellEnd"/>
      <w:r w:rsidRPr="0046394E">
        <w:rPr>
          <w:i/>
          <w:lang w:val="en-US"/>
        </w:rPr>
        <w:t>’. …</w:t>
      </w:r>
    </w:p>
    <w:p w:rsidR="00EE60DA" w:rsidRPr="0046394E" w:rsidRDefault="00EE60DA" w:rsidP="00EE60DA">
      <w:pPr>
        <w:ind w:left="720"/>
        <w:rPr>
          <w:i/>
          <w:lang w:val="en-US" w:eastAsia="en-US"/>
        </w:rPr>
      </w:pPr>
      <w:r w:rsidRPr="0046394E">
        <w:rPr>
          <w:i/>
          <w:lang w:val="en-US" w:eastAsia="en-US"/>
        </w:rPr>
        <w:t xml:space="preserve">A </w:t>
      </w:r>
      <w:proofErr w:type="spellStart"/>
      <w:r w:rsidRPr="0046394E">
        <w:rPr>
          <w:i/>
          <w:lang w:val="en-US" w:eastAsia="en-US"/>
        </w:rPr>
        <w:t>RESTful</w:t>
      </w:r>
      <w:proofErr w:type="spellEnd"/>
      <w:r w:rsidRPr="0046394E">
        <w:rPr>
          <w:i/>
          <w:lang w:val="en-US" w:eastAsia="en-US"/>
        </w:rPr>
        <w:t xml:space="preserve"> web service (also called a </w:t>
      </w:r>
      <w:proofErr w:type="spellStart"/>
      <w:r w:rsidRPr="0046394E">
        <w:rPr>
          <w:i/>
          <w:lang w:val="en-US" w:eastAsia="en-US"/>
        </w:rPr>
        <w:t>RESTful</w:t>
      </w:r>
      <w:proofErr w:type="spellEnd"/>
      <w:r w:rsidRPr="0046394E">
        <w:rPr>
          <w:i/>
          <w:lang w:val="en-US" w:eastAsia="en-US"/>
        </w:rPr>
        <w:t xml:space="preserve"> web API) is a simple web service implemented using HTTP and the principles of REST. It is a collection of resources, with three defined aspects:</w:t>
      </w:r>
    </w:p>
    <w:p w:rsidR="00EE60DA" w:rsidRPr="0046394E" w:rsidRDefault="00EE60DA" w:rsidP="00EE60DA">
      <w:pPr>
        <w:numPr>
          <w:ilvl w:val="0"/>
          <w:numId w:val="4"/>
        </w:numPr>
        <w:ind w:left="1434" w:hanging="357"/>
        <w:rPr>
          <w:i/>
          <w:lang w:val="en-US"/>
        </w:rPr>
      </w:pPr>
      <w:r w:rsidRPr="0031556F">
        <w:rPr>
          <w:rFonts w:cstheme="minorHAnsi"/>
          <w:i/>
          <w:lang w:val="en-US"/>
        </w:rPr>
        <w:t>The</w:t>
      </w:r>
      <w:r w:rsidRPr="0046394E">
        <w:rPr>
          <w:i/>
          <w:lang w:val="en-US"/>
        </w:rPr>
        <w:t xml:space="preserve"> base URI for the web service, such as http://example.com/resources/</w:t>
      </w:r>
    </w:p>
    <w:p w:rsidR="00EE60DA" w:rsidRPr="0046394E" w:rsidRDefault="00EE60DA" w:rsidP="00EE60DA">
      <w:pPr>
        <w:numPr>
          <w:ilvl w:val="0"/>
          <w:numId w:val="4"/>
        </w:numPr>
        <w:ind w:left="1434" w:hanging="357"/>
        <w:rPr>
          <w:i/>
          <w:lang w:val="en-US"/>
        </w:rPr>
      </w:pPr>
      <w:r w:rsidRPr="0046394E">
        <w:rPr>
          <w:i/>
          <w:lang w:val="en-US"/>
        </w:rPr>
        <w:t>The MIME type of the data supported by the web service. This is often JSON, XML or YAML but can be any other valid MIME type.</w:t>
      </w:r>
    </w:p>
    <w:p w:rsidR="00EE60DA" w:rsidRPr="0046394E" w:rsidRDefault="00EE60DA" w:rsidP="00EE60DA">
      <w:pPr>
        <w:numPr>
          <w:ilvl w:val="0"/>
          <w:numId w:val="4"/>
        </w:numPr>
        <w:ind w:left="1434" w:hanging="357"/>
        <w:rPr>
          <w:lang w:val="en-US"/>
        </w:rPr>
      </w:pPr>
      <w:r w:rsidRPr="0046394E">
        <w:rPr>
          <w:i/>
          <w:lang w:val="en-US"/>
        </w:rPr>
        <w:t xml:space="preserve">The set of operations supported by the web service using HTTP methods (e.g., POST, GET, PUT or DELETE). </w:t>
      </w:r>
      <w:r w:rsidRPr="00BF0D4B">
        <w:rPr>
          <w:lang w:val="en-US"/>
        </w:rPr>
        <w:t xml:space="preserve">» </w:t>
      </w:r>
    </w:p>
    <w:p w:rsidR="00EE60DA" w:rsidRDefault="00EE60DA" w:rsidP="00EE60DA">
      <w:pPr>
        <w:rPr>
          <w:rFonts w:cstheme="minorHAnsi"/>
        </w:rPr>
      </w:pPr>
      <w:r>
        <w:rPr>
          <w:rFonts w:cstheme="minorHAnsi"/>
        </w:rPr>
        <w:t>Dans la pratique, l</w:t>
      </w:r>
      <w:r w:rsidRPr="008D257C">
        <w:rPr>
          <w:rFonts w:cstheme="minorHAnsi"/>
        </w:rPr>
        <w:t xml:space="preserve">es </w:t>
      </w:r>
      <w:r>
        <w:rPr>
          <w:rFonts w:cs="Arial"/>
          <w:color w:val="000000"/>
        </w:rPr>
        <w:t>services Web</w:t>
      </w:r>
      <w:r w:rsidRPr="008E22C5">
        <w:rPr>
          <w:rFonts w:cs="Arial"/>
          <w:color w:val="000000"/>
        </w:rPr>
        <w:t xml:space="preserve"> </w:t>
      </w:r>
      <w:proofErr w:type="spellStart"/>
      <w:r>
        <w:rPr>
          <w:rFonts w:cs="Arial"/>
          <w:color w:val="000000"/>
        </w:rPr>
        <w:t>RESTful</w:t>
      </w:r>
      <w:proofErr w:type="spellEnd"/>
      <w:r>
        <w:rPr>
          <w:rFonts w:cs="Arial"/>
          <w:color w:val="000000"/>
        </w:rPr>
        <w:t xml:space="preserve"> </w:t>
      </w:r>
      <w:r>
        <w:t xml:space="preserve">sont </w:t>
      </w:r>
      <w:r w:rsidRPr="008D257C">
        <w:rPr>
          <w:rFonts w:cstheme="minorHAnsi"/>
        </w:rPr>
        <w:t>accessible</w:t>
      </w:r>
      <w:r>
        <w:rPr>
          <w:rFonts w:cstheme="minorHAnsi"/>
        </w:rPr>
        <w:t>s</w:t>
      </w:r>
      <w:r w:rsidRPr="008D257C">
        <w:rPr>
          <w:rFonts w:cstheme="minorHAnsi"/>
        </w:rPr>
        <w:t xml:space="preserve"> </w:t>
      </w:r>
      <w:r>
        <w:rPr>
          <w:rFonts w:cstheme="minorHAnsi"/>
        </w:rPr>
        <w:t xml:space="preserve">par </w:t>
      </w:r>
      <w:r w:rsidRPr="008D257C">
        <w:rPr>
          <w:rFonts w:cstheme="minorHAnsi"/>
        </w:rPr>
        <w:t xml:space="preserve">une </w:t>
      </w:r>
      <w:r>
        <w:rPr>
          <w:rFonts w:cstheme="minorHAnsi"/>
        </w:rPr>
        <w:t xml:space="preserve">très large </w:t>
      </w:r>
      <w:r w:rsidRPr="008D257C">
        <w:rPr>
          <w:rFonts w:cstheme="minorHAnsi"/>
        </w:rPr>
        <w:t xml:space="preserve">variété de technologies utilisées </w:t>
      </w:r>
      <w:r>
        <w:rPr>
          <w:rFonts w:cstheme="minorHAnsi"/>
        </w:rPr>
        <w:t xml:space="preserve">aujourd’hui </w:t>
      </w:r>
      <w:r w:rsidRPr="008D257C">
        <w:rPr>
          <w:rFonts w:cstheme="minorHAnsi"/>
        </w:rPr>
        <w:t>sur Internet, tel</w:t>
      </w:r>
      <w:r>
        <w:rPr>
          <w:rFonts w:cstheme="minorHAnsi"/>
        </w:rPr>
        <w:t xml:space="preserve">les qu’ASP.NET, </w:t>
      </w:r>
      <w:r w:rsidRPr="008D257C">
        <w:rPr>
          <w:rFonts w:cstheme="minorHAnsi"/>
        </w:rPr>
        <w:t>JavaScript</w:t>
      </w:r>
      <w:r>
        <w:rPr>
          <w:rFonts w:cstheme="minorHAnsi"/>
        </w:rPr>
        <w:t xml:space="preserve">, Flash, Flex, </w:t>
      </w:r>
      <w:r w:rsidRPr="008D257C">
        <w:rPr>
          <w:rFonts w:cstheme="minorHAnsi"/>
        </w:rPr>
        <w:t xml:space="preserve">PHP, Python, </w:t>
      </w:r>
      <w:r>
        <w:rPr>
          <w:rFonts w:cstheme="minorHAnsi"/>
        </w:rPr>
        <w:t xml:space="preserve">Ruby, </w:t>
      </w:r>
      <w:r w:rsidRPr="008D257C">
        <w:rPr>
          <w:rFonts w:cstheme="minorHAnsi"/>
        </w:rPr>
        <w:t>Silverlight,</w:t>
      </w:r>
      <w:r>
        <w:rPr>
          <w:rFonts w:cstheme="minorHAnsi"/>
        </w:rPr>
        <w:t xml:space="preserve"> </w:t>
      </w:r>
      <w:r w:rsidRPr="00345FC3">
        <w:rPr>
          <w:rFonts w:cstheme="minorHAnsi"/>
        </w:rPr>
        <w:t xml:space="preserve">Objective-C (iPhone iOS), </w:t>
      </w:r>
      <w:r w:rsidRPr="002F593B">
        <w:rPr>
          <w:rFonts w:cstheme="minorHAnsi"/>
        </w:rPr>
        <w:t>Android,</w:t>
      </w:r>
      <w:r w:rsidRPr="008D257C">
        <w:rPr>
          <w:rFonts w:cstheme="minorHAnsi"/>
        </w:rPr>
        <w:t xml:space="preserve"> </w:t>
      </w:r>
      <w:r>
        <w:rPr>
          <w:rFonts w:cstheme="minorHAnsi"/>
        </w:rPr>
        <w:t xml:space="preserve">etc. Ceci revêt une importance certaine dans le contexte d’un Framework applicatif comme ODAF </w:t>
      </w:r>
      <w:proofErr w:type="spellStart"/>
      <w:r>
        <w:rPr>
          <w:rFonts w:cstheme="minorHAnsi"/>
        </w:rPr>
        <w:t>Openturf</w:t>
      </w:r>
      <w:proofErr w:type="spellEnd"/>
      <w:r>
        <w:rPr>
          <w:rFonts w:cstheme="minorHAnsi"/>
        </w:rPr>
        <w:t xml:space="preserve">. </w:t>
      </w:r>
    </w:p>
    <w:p w:rsidR="00EE60DA" w:rsidRDefault="00EE60DA" w:rsidP="00EE60DA">
      <w:pPr>
        <w:pStyle w:val="Heading1"/>
      </w:pPr>
      <w:bookmarkStart w:id="262" w:name="_Ref284421080"/>
      <w:bookmarkStart w:id="263" w:name="_Toc326913467"/>
      <w:bookmarkStart w:id="264" w:name="_Toc392074159"/>
      <w:bookmarkStart w:id="265" w:name="_Toc246846967"/>
      <w:r>
        <w:lastRenderedPageBreak/>
        <w:t xml:space="preserve">Présentation rapide de </w:t>
      </w:r>
      <w:bookmarkEnd w:id="262"/>
      <w:r>
        <w:rPr>
          <w:noProof/>
        </w:rPr>
        <w:t>Windows Azure</w:t>
      </w:r>
      <w:bookmarkEnd w:id="263"/>
      <w:bookmarkEnd w:id="264"/>
    </w:p>
    <w:p w:rsidR="006A00D4" w:rsidRDefault="001E63E1" w:rsidP="00F1455C">
      <w:r w:rsidRPr="005F77DF">
        <w:rPr>
          <w:noProof/>
          <w:lang w:val="en-US" w:eastAsia="en-US"/>
        </w:rPr>
        <w:drawing>
          <wp:inline distT="0" distB="0" distL="0" distR="0" wp14:anchorId="46A3F1A9" wp14:editId="1A7AC613">
            <wp:extent cx="2409825" cy="365360"/>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76393" cy="375452"/>
                    </a:xfrm>
                    <a:prstGeom prst="rect">
                      <a:avLst/>
                    </a:prstGeom>
                    <a:noFill/>
                    <a:ln>
                      <a:noFill/>
                    </a:ln>
                  </pic:spPr>
                </pic:pic>
              </a:graphicData>
            </a:graphic>
          </wp:inline>
        </w:drawing>
      </w:r>
    </w:p>
    <w:p w:rsidR="002D05EE" w:rsidRDefault="002D05EE" w:rsidP="002D05EE">
      <w:r w:rsidRPr="00C471F1">
        <w:t xml:space="preserve">Windows Azure est une plateforme Cloud ouverte et flexible qui vous permet de générer, déployer et gérer rapidement des applications à travers un réseau global de centres de données gérés par Microsoft. Vous pouvez développer des applications à l'aide de n'importe quel langage, n'importe quel outil ou n'importe quelle infrastructure. </w:t>
      </w:r>
    </w:p>
    <w:p w:rsidR="002D05EE" w:rsidRPr="005F77DF" w:rsidRDefault="002D05EE" w:rsidP="002D05EE">
      <w:r w:rsidRPr="005F77DF">
        <w:t>Ainsi</w:t>
      </w:r>
      <w:r>
        <w:t>,</w:t>
      </w:r>
      <w:r w:rsidRPr="005F77DF">
        <w:t xml:space="preserve"> Windows Azure propose différents services </w:t>
      </w:r>
      <w:r>
        <w:t xml:space="preserve">et technologies </w:t>
      </w:r>
      <w:r w:rsidRPr="005F77DF">
        <w:t>pour l'intégration, le déploiement, la mis</w:t>
      </w:r>
      <w:r>
        <w:t>e à l'échelle et la gestion d’</w:t>
      </w:r>
      <w:r w:rsidRPr="005F77DF">
        <w:t>applications</w:t>
      </w:r>
      <w:r>
        <w:t xml:space="preserve"> ou de composantes de celles-ci</w:t>
      </w:r>
      <w:r w:rsidRPr="005F77DF">
        <w:t xml:space="preserve"> dans le Cloud en s’inspirant du modèle qu’offre la plateforme Windows Server pour l’entreprise. </w:t>
      </w:r>
    </w:p>
    <w:p w:rsidR="002D05EE" w:rsidRPr="005F77DF" w:rsidRDefault="002D05EE" w:rsidP="002D05EE">
      <w:r w:rsidRPr="005F77DF">
        <w:t>Cette plateforme comprend un socle d’exécution, Windows Azure, que l’on peut considérer comme l’équivalent d’un système d'exploitation dans le Cloud. De la même manière que l’on développe des applications pour Windows Server</w:t>
      </w:r>
      <w:r>
        <w:t>,</w:t>
      </w:r>
      <w:r w:rsidRPr="005F77DF">
        <w:t xml:space="preserve"> on peut désormais développer des applications Cloud pour Windows Azure qui se charge de les exécuter. </w:t>
      </w:r>
    </w:p>
    <w:p w:rsidR="00E4475D" w:rsidRDefault="002D05EE" w:rsidP="00E4475D">
      <w:r>
        <w:t xml:space="preserve">Dans sa dimension Plateforme à la demande ou </w:t>
      </w:r>
      <w:proofErr w:type="spellStart"/>
      <w:r>
        <w:t>PaaS</w:t>
      </w:r>
      <w:proofErr w:type="spellEnd"/>
      <w:r>
        <w:t xml:space="preserve"> (Platform as-a-Service)</w:t>
      </w:r>
      <w:r w:rsidRPr="005F77DF">
        <w:t xml:space="preserve">, Windows Azure est un système d'exploitation pour les services Cloud qui fait office d'environnement de développement, d'hébergement de services et de gestion de services pour la plateforme Windows Azure. </w:t>
      </w:r>
      <w:r w:rsidRPr="00C471F1">
        <w:t xml:space="preserve">Windows Azure </w:t>
      </w:r>
      <w:r>
        <w:t xml:space="preserve">vous </w:t>
      </w:r>
      <w:r w:rsidRPr="00C471F1">
        <w:t xml:space="preserve">fournit </w:t>
      </w:r>
      <w:r>
        <w:t xml:space="preserve">ainsi </w:t>
      </w:r>
      <w:r w:rsidRPr="00C471F1">
        <w:t>une plateforme Cloud flexible qui satisfera les besoins applicati</w:t>
      </w:r>
      <w:r>
        <w:t>fs</w:t>
      </w:r>
      <w:r w:rsidRPr="00C471F1">
        <w:t xml:space="preserve">. Cela vous permet d'héberger et de faire évoluer de façon fiable le code d'application dans les rôles de calcul. </w:t>
      </w:r>
    </w:p>
    <w:p w:rsidR="00E4475D" w:rsidRDefault="002D05EE" w:rsidP="002D05EE">
      <w:r w:rsidRPr="00C471F1">
        <w:t xml:space="preserve">Vous pouvez stocker les données à l'aide de bases de données relationnelles SQL, de magasins de tables </w:t>
      </w:r>
      <w:proofErr w:type="spellStart"/>
      <w:r w:rsidRPr="00C471F1">
        <w:t>NoSQL</w:t>
      </w:r>
      <w:proofErr w:type="spellEnd"/>
      <w:r w:rsidRPr="00C471F1">
        <w:t xml:space="preserve"> et de magasins de blob non structurés, et éventuellement utiliser les services </w:t>
      </w:r>
      <w:proofErr w:type="spellStart"/>
      <w:r w:rsidRPr="00C471F1">
        <w:t>Hadoop</w:t>
      </w:r>
      <w:proofErr w:type="spellEnd"/>
      <w:r w:rsidRPr="00C471F1">
        <w:t xml:space="preserve"> et Business Intelligence </w:t>
      </w:r>
      <w:r>
        <w:t xml:space="preserve">(BI) </w:t>
      </w:r>
      <w:r w:rsidRPr="00C471F1">
        <w:t xml:space="preserve">pour les explorer. </w:t>
      </w:r>
      <w:r w:rsidR="00E4475D">
        <w:t xml:space="preserve">Ainsi par exemple, </w:t>
      </w:r>
      <w:r w:rsidR="00E4475D" w:rsidRPr="00E4475D">
        <w:rPr>
          <w:rFonts w:eastAsiaTheme="majorEastAsia"/>
        </w:rPr>
        <w:t>SQL Azure</w:t>
      </w:r>
      <w:r w:rsidR="00E4475D">
        <w:t xml:space="preserve"> </w:t>
      </w:r>
      <w:r w:rsidR="00E4475D" w:rsidRPr="00265A90">
        <w:t xml:space="preserve">est une base de données relationnelle hébergée dans les </w:t>
      </w:r>
      <w:r w:rsidR="00E4475D">
        <w:t>centres de données</w:t>
      </w:r>
      <w:r w:rsidR="00E4475D" w:rsidRPr="00265A90">
        <w:t xml:space="preserve"> Microsoft. Sa maintenance et sa redondance sont assurées directement par Microsoft. Utilisant les protocoles normalisés de SQL Server, vous pouvez vous appuyer dessus indifféremment depuis une application située dans l’entreprise ou dans le Cloud. Largement compatible avec </w:t>
      </w:r>
      <w:r w:rsidR="00E4475D">
        <w:t xml:space="preserve">Microsoft </w:t>
      </w:r>
      <w:r w:rsidR="00E4475D" w:rsidRPr="00265A90">
        <w:t>SQL Server 2008</w:t>
      </w:r>
      <w:r w:rsidR="00E4475D">
        <w:t xml:space="preserve"> (R2)</w:t>
      </w:r>
      <w:r w:rsidR="00E4475D" w:rsidRPr="00265A90">
        <w:t>, SQL Azure permet de répliquer et d’enrichir les bases de données d’entreprise de façon simple</w:t>
      </w:r>
      <w:r w:rsidR="00E4475D">
        <w:t>.</w:t>
      </w:r>
    </w:p>
    <w:p w:rsidR="002D05EE" w:rsidRPr="00C471F1" w:rsidRDefault="002D05EE" w:rsidP="002D05EE">
      <w:r w:rsidRPr="00C471F1">
        <w:t>Vous pouvez tirer parti des fonctions de messagerie fiables de Windows Azure pour activer les applications distribuées évolutives, et fournir des solutions hybrides exécutées sur un Cloud et dans l'environnement d'entreprise local. Les services de mise en cache en mémoire distribuée et du réseau de distribution de contenu de Windows Azure vous permettent de réduire la latence et de garantir des performances d'application optimales n'importe où dans le monde.</w:t>
      </w:r>
      <w:r>
        <w:t xml:space="preserve"> </w:t>
      </w:r>
    </w:p>
    <w:p w:rsidR="002D05EE" w:rsidRDefault="002D05EE" w:rsidP="002D05EE">
      <w:r w:rsidRPr="00C471F1">
        <w:t xml:space="preserve">Windows Azure vous permet d'utiliser n'importe quel langage, n'importe quelle infrastructure ou n'importe quel outil pour développer des applications. Les fonctionnalités et services sont exposés à l'aide de protocoles REST ouverts. Les bibliothèques clientes de Windows Azure sont disponibles pour plusieurs langages de programmation et sont publiées suivant les termes d'une licence source ouverte et hébergée sur </w:t>
      </w:r>
      <w:proofErr w:type="spellStart"/>
      <w:r w:rsidRPr="00C471F1">
        <w:t>GitHub</w:t>
      </w:r>
      <w:proofErr w:type="spellEnd"/>
      <w:r w:rsidRPr="00C471F1">
        <w:t>.</w:t>
      </w:r>
    </w:p>
    <w:p w:rsidR="002D05EE" w:rsidRDefault="002D05EE" w:rsidP="002D05EE">
      <w:r w:rsidRPr="00C471F1">
        <w:t xml:space="preserve">Windows Azure fournit une infrastructure à la demande </w:t>
      </w:r>
      <w:r>
        <w:t xml:space="preserve">ou </w:t>
      </w:r>
      <w:proofErr w:type="spellStart"/>
      <w:r>
        <w:t>IaaS</w:t>
      </w:r>
      <w:proofErr w:type="spellEnd"/>
      <w:r>
        <w:t xml:space="preserve"> (Infrastructure as-a-Service) </w:t>
      </w:r>
      <w:r w:rsidRPr="00C471F1">
        <w:t xml:space="preserve">qui évolue et s'adapte aux nouveaux besoins </w:t>
      </w:r>
      <w:r>
        <w:t>d’une organisation</w:t>
      </w:r>
      <w:r w:rsidRPr="00C471F1">
        <w:t>. Windows Azure permet d'ajouter de</w:t>
      </w:r>
      <w:r>
        <w:t>s réseaux virtuels et des</w:t>
      </w:r>
      <w:r w:rsidRPr="00C471F1">
        <w:t xml:space="preserve"> ordinateurs virtuels Windows Server et Linux en quelques minutes seulement et d'adapter votre utilisation au fur et à mesure de l'évolution de vos besoins</w:t>
      </w:r>
      <w:r>
        <w:t>.</w:t>
      </w:r>
    </w:p>
    <w:p w:rsidR="002D05EE" w:rsidRPr="005F77DF" w:rsidRDefault="002D05EE" w:rsidP="002D05EE">
      <w:r w:rsidRPr="005F77DF">
        <w:t>Pour de plus amples détails</w:t>
      </w:r>
      <w:r>
        <w:t xml:space="preserve"> sur les différentes possibilités que vous offre Windows azure</w:t>
      </w:r>
      <w:r w:rsidRPr="005F77DF">
        <w:t>, vous pouvez consulter</w:t>
      </w:r>
      <w:r>
        <w:t xml:space="preserve"> la vue d’ensemble proposée à l’adresse </w:t>
      </w:r>
      <w:hyperlink r:id="rId42" w:history="1">
        <w:r w:rsidRPr="00756C76">
          <w:rPr>
            <w:rStyle w:val="Hyperlink"/>
            <w:rFonts w:eastAsiaTheme="majorEastAsia"/>
          </w:rPr>
          <w:t>http://www.windowsazure.com/fr-fr/solutions/</w:t>
        </w:r>
      </w:hyperlink>
      <w:r w:rsidRPr="005F77DF">
        <w:rPr>
          <w:rStyle w:val="Hyperlink"/>
          <w:rFonts w:eastAsiaTheme="majorEastAsia"/>
          <w:smallCaps/>
        </w:rPr>
        <w:t>.</w:t>
      </w:r>
    </w:p>
    <w:p w:rsidR="00CE1193" w:rsidRPr="005F77DF" w:rsidRDefault="00CE1193" w:rsidP="00CE1193">
      <w:r w:rsidRPr="005F77DF">
        <w:lastRenderedPageBreak/>
        <w:t>Windows Azure est actuellement commercialisé dans 41 pays. Vous pouvez accéder à Windows Azure avec un paiement à l’</w:t>
      </w:r>
      <w:r>
        <w:t xml:space="preserve">usage, sans engagement, ou avec </w:t>
      </w:r>
      <w:r w:rsidRPr="005F77DF">
        <w:t xml:space="preserve">des </w:t>
      </w:r>
      <w:r>
        <w:t>offres d’abonnements</w:t>
      </w:r>
      <w:r w:rsidRPr="005F77DF">
        <w:t xml:space="preserve"> comme décrit à l’adresse </w:t>
      </w:r>
      <w:hyperlink r:id="rId43" w:history="1">
        <w:r w:rsidRPr="005F77DF">
          <w:rPr>
            <w:rStyle w:val="Hyperlink"/>
            <w:rFonts w:eastAsiaTheme="majorEastAsia"/>
          </w:rPr>
          <w:t>http://www.microsoft.com/france/windows-azure/Offres.aspx</w:t>
        </w:r>
      </w:hyperlink>
      <w:r>
        <w:t xml:space="preserve">, </w:t>
      </w:r>
      <w:r>
        <w:rPr>
          <w:rFonts w:cstheme="minorHAnsi"/>
          <w:szCs w:val="20"/>
        </w:rPr>
        <w:t xml:space="preserve">ou encore </w:t>
      </w:r>
      <w:r w:rsidRPr="003F2D8B">
        <w:rPr>
          <w:rFonts w:cstheme="minorHAnsi"/>
          <w:szCs w:val="20"/>
        </w:rPr>
        <w:t xml:space="preserve">dans le cadre d’un accord d’entreprise Microsoft. </w:t>
      </w:r>
    </w:p>
    <w:p w:rsidR="001E63E1" w:rsidRDefault="002D05EE" w:rsidP="002D05EE">
      <w:r w:rsidRPr="005F77DF">
        <w:t xml:space="preserve">Au-delà de ces éléments, vous pouvez vous appuyer également sur les ressources mises à disposition par Microsoft Platform </w:t>
      </w:r>
      <w:proofErr w:type="spellStart"/>
      <w:r w:rsidRPr="005F77DF">
        <w:t>Ready</w:t>
      </w:r>
      <w:proofErr w:type="spellEnd"/>
      <w:r w:rsidRPr="005F77DF">
        <w:t xml:space="preserve"> (MPR) à l’adresse </w:t>
      </w:r>
      <w:hyperlink r:id="rId44" w:history="1">
        <w:r w:rsidRPr="005F77DF">
          <w:rPr>
            <w:rStyle w:val="Hyperlink"/>
            <w:rFonts w:eastAsiaTheme="majorEastAsia"/>
          </w:rPr>
          <w:t>http://microsoftplatformready.com/fr</w:t>
        </w:r>
      </w:hyperlink>
      <w:r w:rsidRPr="005F77DF">
        <w:t>.  MPR a été conçu pour vous fournir les éléments dont vous avez besoin pour planifier, développer, tester et commercialiser vos solutions sur la plateforme Microsoft en entreprise et/ou dans le Cloud.</w:t>
      </w:r>
    </w:p>
    <w:p w:rsidR="00E4475D" w:rsidRPr="005F77DF" w:rsidRDefault="00E4475D" w:rsidP="00E4475D">
      <w:r w:rsidRPr="005F77DF">
        <w:t xml:space="preserve">Les </w:t>
      </w:r>
      <w:r>
        <w:t>données ouvertes</w:t>
      </w:r>
      <w:r w:rsidRPr="005F77DF">
        <w:t xml:space="preserve"> supposent une plateforme capable d’héberger un nombre croissant de données (et d’applications), totalement sécurisée, accessible à tous et tout type de plateforme ou environnement, et en mesure de supporter de forts pics de trafic.</w:t>
      </w:r>
    </w:p>
    <w:p w:rsidR="00E4475D" w:rsidRDefault="00E4475D" w:rsidP="00E4475D">
      <w:r w:rsidRPr="005F77DF">
        <w:t>Dans un tel contexte, l’utilisation de la plateforme Windows Azure pour ce kit de démarrage présente de multiples bénéfices</w:t>
      </w:r>
      <w:r w:rsidR="003C3D96">
        <w:t xml:space="preserve"> </w:t>
      </w:r>
      <w:r w:rsidRPr="005F77DF">
        <w:t>:</w:t>
      </w:r>
    </w:p>
    <w:p w:rsidR="003C3D96" w:rsidRDefault="003C3D96" w:rsidP="003C3D96">
      <w:pPr>
        <w:pStyle w:val="ListParagraph"/>
        <w:numPr>
          <w:ilvl w:val="0"/>
          <w:numId w:val="16"/>
        </w:numPr>
        <w:ind w:left="714" w:hanging="357"/>
        <w:contextualSpacing w:val="0"/>
      </w:pPr>
      <w:r w:rsidRPr="005F77DF">
        <w:t xml:space="preserve">Comme évoqué ci-avant, la plateforme prend en charge une variété de normes et standards, de langages et de protocoles offrant ainsi une réelle interopérabilité. Jean Paoli en charge de la stratégie en matière d’interopérabilité chez Microsoft revient sur les éléments d’interopérabilité d’une plateforme Cloud dans le billet </w:t>
      </w:r>
      <w:hyperlink r:id="rId45" w:history="1">
        <w:proofErr w:type="spellStart"/>
        <w:r w:rsidRPr="005F77DF">
          <w:rPr>
            <w:rStyle w:val="Hyperlink"/>
            <w:rFonts w:eastAsiaTheme="majorEastAsia"/>
            <w:smallCaps/>
          </w:rPr>
          <w:t>Interoperability</w:t>
        </w:r>
        <w:proofErr w:type="spellEnd"/>
        <w:r w:rsidRPr="005F77DF">
          <w:rPr>
            <w:rStyle w:val="Hyperlink"/>
            <w:rFonts w:eastAsiaTheme="majorEastAsia"/>
            <w:smallCaps/>
          </w:rPr>
          <w:t xml:space="preserve"> </w:t>
        </w:r>
        <w:proofErr w:type="spellStart"/>
        <w:r w:rsidRPr="005F77DF">
          <w:rPr>
            <w:rStyle w:val="Hyperlink"/>
            <w:rFonts w:eastAsiaTheme="majorEastAsia"/>
            <w:smallCaps/>
          </w:rPr>
          <w:t>Elements</w:t>
        </w:r>
        <w:proofErr w:type="spellEnd"/>
        <w:r w:rsidRPr="005F77DF">
          <w:rPr>
            <w:rStyle w:val="Hyperlink"/>
            <w:rFonts w:eastAsiaTheme="majorEastAsia"/>
            <w:smallCaps/>
          </w:rPr>
          <w:t xml:space="preserve"> of a Cloud Platform </w:t>
        </w:r>
        <w:proofErr w:type="spellStart"/>
        <w:r w:rsidRPr="005F77DF">
          <w:rPr>
            <w:rStyle w:val="Hyperlink"/>
            <w:rFonts w:eastAsiaTheme="majorEastAsia"/>
            <w:smallCaps/>
          </w:rPr>
          <w:t>Outlined</w:t>
        </w:r>
        <w:proofErr w:type="spellEnd"/>
        <w:r w:rsidRPr="005F77DF">
          <w:rPr>
            <w:rStyle w:val="Hyperlink"/>
            <w:rFonts w:eastAsiaTheme="majorEastAsia"/>
            <w:smallCaps/>
          </w:rPr>
          <w:t xml:space="preserve"> at OSCON</w:t>
        </w:r>
      </w:hyperlink>
      <w:r w:rsidRPr="005F77DF">
        <w:rPr>
          <w:rStyle w:val="FootnoteReference"/>
          <w:smallCaps/>
        </w:rPr>
        <w:footnoteReference w:id="22"/>
      </w:r>
      <w:r w:rsidRPr="005F77DF">
        <w:rPr>
          <w:smallCaps/>
        </w:rPr>
        <w:t> </w:t>
      </w:r>
      <w:r w:rsidRPr="005F77DF">
        <w:t>;</w:t>
      </w:r>
    </w:p>
    <w:p w:rsidR="00974C19" w:rsidRPr="005F77DF" w:rsidRDefault="00974C19" w:rsidP="00974C19">
      <w:pPr>
        <w:pStyle w:val="ListParagraph"/>
        <w:numPr>
          <w:ilvl w:val="0"/>
          <w:numId w:val="16"/>
        </w:numPr>
        <w:ind w:left="714" w:hanging="357"/>
        <w:contextualSpacing w:val="0"/>
      </w:pPr>
      <w:r w:rsidRPr="005F77DF">
        <w:t xml:space="preserve">Comme fournisseur de services, Microsoft doit se conformer aux exigences réglementaires des entités gouvernementales pour les juridictions où la plateforme Windows Azure est opérée pour en assurer la conformité et gérer les risques en matière de sécurité. Windows Azure, qui fonctionne dans l'infrastructure de </w:t>
      </w:r>
      <w:hyperlink r:id="rId46" w:history="1">
        <w:r w:rsidRPr="005F77DF">
          <w:rPr>
            <w:rStyle w:val="Hyperlink"/>
            <w:rFonts w:eastAsiaTheme="majorEastAsia"/>
          </w:rPr>
          <w:t xml:space="preserve">Microsoft Global </w:t>
        </w:r>
        <w:proofErr w:type="spellStart"/>
        <w:r w:rsidRPr="005F77DF">
          <w:rPr>
            <w:rStyle w:val="Hyperlink"/>
            <w:rFonts w:eastAsiaTheme="majorEastAsia"/>
          </w:rPr>
          <w:t>Foundation</w:t>
        </w:r>
        <w:proofErr w:type="spellEnd"/>
        <w:r w:rsidRPr="005F77DF">
          <w:rPr>
            <w:rStyle w:val="Hyperlink"/>
            <w:rFonts w:eastAsiaTheme="majorEastAsia"/>
          </w:rPr>
          <w:t xml:space="preserve"> Services (GFS)</w:t>
        </w:r>
      </w:hyperlink>
      <w:r w:rsidRPr="005F77DF">
        <w:rPr>
          <w:rStyle w:val="FootnoteReference"/>
        </w:rPr>
        <w:footnoteReference w:id="23"/>
      </w:r>
      <w:r>
        <w:t xml:space="preserve"> </w:t>
      </w:r>
      <w:hyperlink r:id="rId47" w:history="1">
        <w:r w:rsidRPr="00C116B8">
          <w:rPr>
            <w:rStyle w:val="Hyperlink"/>
            <w:rFonts w:eastAsiaTheme="majorEastAsia"/>
          </w:rPr>
          <w:t>certifiée ISO 27001</w:t>
        </w:r>
      </w:hyperlink>
      <w:r>
        <w:rPr>
          <w:rStyle w:val="FootnoteReference"/>
        </w:rPr>
        <w:footnoteReference w:id="24"/>
      </w:r>
      <w:r>
        <w:t xml:space="preserve">, </w:t>
      </w:r>
      <w:r w:rsidRPr="005F77DF">
        <w:t>est</w:t>
      </w:r>
      <w:r>
        <w:t xml:space="preserve"> également</w:t>
      </w:r>
      <w:r w:rsidRPr="005F77DF">
        <w:t xml:space="preserve"> </w:t>
      </w:r>
      <w:hyperlink r:id="rId48" w:history="1">
        <w:r w:rsidRPr="005F77DF">
          <w:rPr>
            <w:rStyle w:val="Hyperlink"/>
            <w:rFonts w:eastAsiaTheme="majorEastAsia"/>
          </w:rPr>
          <w:t>certifiée ISO</w:t>
        </w:r>
        <w:r>
          <w:rPr>
            <w:rStyle w:val="Hyperlink"/>
            <w:rFonts w:eastAsiaTheme="majorEastAsia"/>
          </w:rPr>
          <w:t xml:space="preserve"> </w:t>
        </w:r>
        <w:r w:rsidRPr="005F77DF">
          <w:rPr>
            <w:rStyle w:val="Hyperlink"/>
            <w:rFonts w:eastAsiaTheme="majorEastAsia"/>
          </w:rPr>
          <w:t>2700</w:t>
        </w:r>
        <w:r>
          <w:rPr>
            <w:rStyle w:val="Hyperlink"/>
            <w:rFonts w:eastAsiaTheme="majorEastAsia"/>
          </w:rPr>
          <w:t>1</w:t>
        </w:r>
      </w:hyperlink>
      <w:r w:rsidRPr="005F77DF">
        <w:rPr>
          <w:rStyle w:val="FootnoteReference"/>
        </w:rPr>
        <w:footnoteReference w:id="25"/>
      </w:r>
      <w:r w:rsidRPr="005F77DF">
        <w:t xml:space="preserve">. </w:t>
      </w:r>
    </w:p>
    <w:p w:rsidR="00974C19" w:rsidRDefault="00974C19" w:rsidP="00974C19">
      <w:pPr>
        <w:ind w:left="714"/>
      </w:pPr>
      <w:r w:rsidRPr="005F77DF">
        <w:t>La</w:t>
      </w:r>
      <w:r w:rsidR="00CE1193">
        <w:t xml:space="preserve"> norme ISO</w:t>
      </w:r>
      <w:r w:rsidRPr="005F77DF">
        <w:t xml:space="preserve"> 27001 est reconnue dans le monde entier comme l'une des principales normes internationales en matière de gestion de la sécurité et des exigences associées. Dans le même temps, </w:t>
      </w:r>
      <w:r>
        <w:t>il est important de noter que Windows Azure va au-delà d</w:t>
      </w:r>
      <w:r w:rsidR="00CE1193">
        <w:t>’</w:t>
      </w:r>
      <w:r>
        <w:t>ISO 27001</w:t>
      </w:r>
      <w:r w:rsidR="00CE1193">
        <w:t xml:space="preserve"> </w:t>
      </w:r>
      <w:r>
        <w:t xml:space="preserve">avec l’application de </w:t>
      </w:r>
      <w:hyperlink r:id="rId49" w:history="1">
        <w:r w:rsidRPr="00D64857">
          <w:rPr>
            <w:rStyle w:val="Hyperlink"/>
            <w:rFonts w:eastAsiaTheme="majorEastAsia"/>
          </w:rPr>
          <w:t>contrôles de sécurité additionnels</w:t>
        </w:r>
      </w:hyperlink>
      <w:r>
        <w:rPr>
          <w:rStyle w:val="FootnoteReference"/>
        </w:rPr>
        <w:footnoteReference w:id="26"/>
      </w:r>
      <w:r>
        <w:t>.</w:t>
      </w:r>
    </w:p>
    <w:p w:rsidR="00974C19" w:rsidRDefault="00974C19" w:rsidP="00974C19">
      <w:pPr>
        <w:ind w:left="714"/>
      </w:pPr>
      <w:r>
        <w:t xml:space="preserve">Par ailleurs, </w:t>
      </w:r>
      <w:r w:rsidRPr="005F77DF">
        <w:t xml:space="preserve">Microsoft est signataire du </w:t>
      </w:r>
      <w:hyperlink r:id="rId50" w:history="1">
        <w:proofErr w:type="spellStart"/>
        <w:r w:rsidRPr="005F77DF">
          <w:rPr>
            <w:rStyle w:val="Hyperlink"/>
            <w:rFonts w:eastAsiaTheme="majorEastAsia"/>
          </w:rPr>
          <w:t>Safe</w:t>
        </w:r>
        <w:proofErr w:type="spellEnd"/>
        <w:r w:rsidRPr="005F77DF">
          <w:rPr>
            <w:rStyle w:val="Hyperlink"/>
            <w:rFonts w:eastAsiaTheme="majorEastAsia"/>
          </w:rPr>
          <w:t xml:space="preserve"> Harbor</w:t>
        </w:r>
      </w:hyperlink>
      <w:r w:rsidRPr="005F77DF">
        <w:rPr>
          <w:rStyle w:val="FootnoteReference"/>
        </w:rPr>
        <w:footnoteReference w:id="27"/>
      </w:r>
      <w:r w:rsidRPr="005F77DF">
        <w:t xml:space="preserve"> et s'engage à remplir toutes ses obligations en vertu du Framework </w:t>
      </w:r>
      <w:proofErr w:type="spellStart"/>
      <w:r w:rsidRPr="005F77DF">
        <w:t>Safe</w:t>
      </w:r>
      <w:proofErr w:type="spellEnd"/>
      <w:r w:rsidRPr="005F77DF">
        <w:t xml:space="preserve"> Harbor</w:t>
      </w:r>
      <w:r>
        <w:t xml:space="preserve">. </w:t>
      </w:r>
    </w:p>
    <w:p w:rsidR="00974C19" w:rsidRPr="005F77DF" w:rsidRDefault="00974C19" w:rsidP="00974C19">
      <w:pPr>
        <w:ind w:left="714"/>
      </w:pPr>
      <w:r>
        <w:t>D</w:t>
      </w:r>
      <w:r w:rsidRPr="005F77DF">
        <w:t xml:space="preserve">’autres certifications de l'industrie </w:t>
      </w:r>
      <w:r>
        <w:t xml:space="preserve">ont été obtenues ou sont </w:t>
      </w:r>
      <w:r w:rsidRPr="005F77DF">
        <w:t>en cours d’évaluation pour la plateforme.</w:t>
      </w:r>
      <w:r>
        <w:t xml:space="preserve"> Pour de plus amples informations, nous vous invitons à consulter les ressources du </w:t>
      </w:r>
      <w:hyperlink r:id="rId51" w:history="1">
        <w:r w:rsidRPr="00C116B8">
          <w:rPr>
            <w:rStyle w:val="Hyperlink"/>
            <w:rFonts w:eastAsiaTheme="majorEastAsia"/>
          </w:rPr>
          <w:t xml:space="preserve">Centre de gestion </w:t>
        </w:r>
        <w:r w:rsidRPr="00C116B8">
          <w:rPr>
            <w:rStyle w:val="Hyperlink"/>
            <w:rFonts w:eastAsiaTheme="majorEastAsia"/>
          </w:rPr>
          <w:lastRenderedPageBreak/>
          <w:t>de la confidentialité Windows Azure</w:t>
        </w:r>
      </w:hyperlink>
      <w:r>
        <w:rPr>
          <w:rStyle w:val="FootnoteReference"/>
        </w:rPr>
        <w:footnoteReference w:id="28"/>
      </w:r>
      <w:r w:rsidRPr="005F77DF">
        <w:t> </w:t>
      </w:r>
      <w:r>
        <w:t xml:space="preserve">et notamment le document </w:t>
      </w:r>
      <w:hyperlink r:id="rId52" w:history="1">
        <w:r w:rsidRPr="00D91838">
          <w:rPr>
            <w:rStyle w:val="Hyperlink"/>
            <w:rFonts w:eastAsiaTheme="majorEastAsia"/>
            <w:smallCaps/>
          </w:rPr>
          <w:t>Réponse standard pour les demandes d'information, Sécurité et Respect de la vie privée</w:t>
        </w:r>
      </w:hyperlink>
      <w:r>
        <w:rPr>
          <w:rStyle w:val="FootnoteReference"/>
        </w:rPr>
        <w:footnoteReference w:id="29"/>
      </w:r>
      <w:r>
        <w:t xml:space="preserve"> </w:t>
      </w:r>
      <w:r w:rsidRPr="005F77DF">
        <w:t>;</w:t>
      </w:r>
    </w:p>
    <w:p w:rsidR="004109C1" w:rsidRPr="005F77DF" w:rsidRDefault="004109C1" w:rsidP="004109C1">
      <w:pPr>
        <w:pStyle w:val="ListParagraph"/>
        <w:numPr>
          <w:ilvl w:val="0"/>
          <w:numId w:val="16"/>
        </w:numPr>
        <w:contextualSpacing w:val="0"/>
      </w:pPr>
      <w:r w:rsidRPr="005F77DF">
        <w:t xml:space="preserve">Une quantité illimitée d’informations  publiques </w:t>
      </w:r>
      <w:r>
        <w:t xml:space="preserve">(données ouvertes) </w:t>
      </w:r>
      <w:r w:rsidRPr="005F77DF">
        <w:t>peut être hébergée dans le Cloud sans matériel serveur supplémentaire et gestion additionnelle.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p>
    <w:p w:rsidR="004109C1" w:rsidRPr="005F77DF" w:rsidRDefault="004109C1" w:rsidP="004109C1">
      <w:pPr>
        <w:pStyle w:val="ListParagraph"/>
        <w:numPr>
          <w:ilvl w:val="0"/>
          <w:numId w:val="16"/>
        </w:numPr>
        <w:contextualSpacing w:val="0"/>
      </w:pPr>
      <w:r w:rsidRPr="005F77DF">
        <w:t>Le Cloud est hautement évolutif (</w:t>
      </w:r>
      <w:proofErr w:type="spellStart"/>
      <w:r w:rsidRPr="005F77DF">
        <w:rPr>
          <w:i/>
        </w:rPr>
        <w:t>scalable</w:t>
      </w:r>
      <w:proofErr w:type="spellEnd"/>
      <w:r w:rsidRPr="005F77DF">
        <w:t>) et vous ne payez seulement que pour ce qui est utilisé. Ceci le rend idéal pour l'hébergement d’informations  publiques qui peuvent susciter des volumes de transactions variés en fonction de l’intérêt porté. Windows Azure propose une approche économique des plus attractives pour démarrer rapidement et mettre à disposition des informations  publiques ;</w:t>
      </w:r>
    </w:p>
    <w:p w:rsidR="00974C19" w:rsidRPr="005F77DF" w:rsidRDefault="00D97C9B" w:rsidP="004F1272">
      <w:pPr>
        <w:pStyle w:val="ListParagraph"/>
        <w:numPr>
          <w:ilvl w:val="0"/>
          <w:numId w:val="16"/>
        </w:numPr>
        <w:contextualSpacing w:val="0"/>
      </w:pPr>
      <w:hyperlink r:id="rId53" w:history="1">
        <w:r w:rsidR="004F1272" w:rsidRPr="00EC2F25">
          <w:rPr>
            <w:rStyle w:val="Hyperlink"/>
            <w:rFonts w:eastAsiaTheme="majorEastAsia"/>
          </w:rPr>
          <w:t>Windows Azure Marketplace</w:t>
        </w:r>
      </w:hyperlink>
      <w:r w:rsidR="004F1272">
        <w:rPr>
          <w:rStyle w:val="FootnoteReference"/>
        </w:rPr>
        <w:footnoteReference w:id="30"/>
      </w:r>
      <w:r w:rsidR="004F1272" w:rsidRPr="005F77DF">
        <w:t xml:space="preserve"> permet aux entités publiques (gouvernement, ministères, collectivités locales et territoriales, mairies, services déconcentrés de l'Etat, etc.) de facturer les éditeurs d’applications pour la réutilisation et la consommation des informations publiques mises à disposition et aux éditeurs d’applications de facturer leurs utilisateurs pour les services à valeur ajoutée  offerts au-dessus de ces données. </w:t>
      </w:r>
    </w:p>
    <w:p w:rsidR="003C3D96" w:rsidRPr="005F77DF" w:rsidRDefault="003C3D96" w:rsidP="00E4475D"/>
    <w:p w:rsidR="00E4475D" w:rsidRDefault="00E4475D" w:rsidP="002D05EE"/>
    <w:p w:rsidR="001E63E1" w:rsidRDefault="001E63E1" w:rsidP="00F1455C"/>
    <w:p w:rsidR="001E63E1" w:rsidRDefault="001E63E1" w:rsidP="00F1455C"/>
    <w:p w:rsidR="001E63E1" w:rsidRDefault="001E63E1" w:rsidP="00F1455C"/>
    <w:p w:rsidR="00EE60DA" w:rsidRDefault="00EE60DA" w:rsidP="00EE60DA">
      <w:pPr>
        <w:pStyle w:val="Heading1"/>
        <w:rPr>
          <w:noProof/>
        </w:rPr>
      </w:pPr>
      <w:bookmarkStart w:id="266" w:name="_Toc282352970"/>
      <w:bookmarkStart w:id="267" w:name="_Ref284234953"/>
      <w:bookmarkStart w:id="268" w:name="_Toc326913468"/>
      <w:bookmarkStart w:id="269" w:name="_Toc392074160"/>
      <w:bookmarkStart w:id="270" w:name="_Toc246846979"/>
      <w:bookmarkEnd w:id="265"/>
      <w:r>
        <w:rPr>
          <w:noProof/>
        </w:rPr>
        <w:lastRenderedPageBreak/>
        <w:t xml:space="preserve">Configuration requise pour le Kit de démarrage </w:t>
      </w:r>
      <w:bookmarkEnd w:id="266"/>
      <w:bookmarkEnd w:id="267"/>
      <w:r>
        <w:rPr>
          <w:noProof/>
        </w:rPr>
        <w:t>ODAF Openturf</w:t>
      </w:r>
      <w:bookmarkEnd w:id="268"/>
      <w:bookmarkEnd w:id="269"/>
    </w:p>
    <w:p w:rsidR="00EE60DA" w:rsidRDefault="00EE60DA" w:rsidP="00EE60DA">
      <w:r>
        <w:t xml:space="preserve">Cette section s’intéresse aux différents prérequis du kit de démarrage ODAF </w:t>
      </w:r>
      <w:proofErr w:type="spellStart"/>
      <w:r>
        <w:t>Openturf</w:t>
      </w:r>
      <w:proofErr w:type="spellEnd"/>
      <w:r>
        <w:t xml:space="preserve"> vis-à-vis de la mise en œuvre de son socle « back-end » et de l’application client Web riche.</w:t>
      </w:r>
    </w:p>
    <w:p w:rsidR="00EE60DA" w:rsidRPr="00BF2229" w:rsidRDefault="00EE60DA" w:rsidP="00EE60DA">
      <w:r>
        <w:t xml:space="preserve">Les prérequis spécifiques aux environnements mobiles Android, iPhone et Windows Phone sont abordés dans les documents </w:t>
      </w:r>
      <w:r w:rsidRPr="00CE75A3">
        <w:rPr>
          <w:smallCaps/>
        </w:rPr>
        <w:t>Déployer le kit de démarrage Android</w:t>
      </w:r>
      <w:r>
        <w:t xml:space="preserve">, </w:t>
      </w:r>
      <w:r w:rsidRPr="00522048">
        <w:rPr>
          <w:smallCaps/>
        </w:rPr>
        <w:t xml:space="preserve">Déployer le kit de démarrage </w:t>
      </w:r>
      <w:r>
        <w:rPr>
          <w:smallCaps/>
        </w:rPr>
        <w:t xml:space="preserve">ODAF </w:t>
      </w:r>
      <w:proofErr w:type="spellStart"/>
      <w:r>
        <w:rPr>
          <w:smallCaps/>
        </w:rPr>
        <w:t>Openturf</w:t>
      </w:r>
      <w:proofErr w:type="spellEnd"/>
      <w:r w:rsidRPr="00522048">
        <w:rPr>
          <w:smallCaps/>
        </w:rPr>
        <w:t xml:space="preserve"> pour iPhone</w:t>
      </w:r>
      <w:r>
        <w:t xml:space="preserve"> et </w:t>
      </w:r>
      <w:r w:rsidRPr="00522048">
        <w:rPr>
          <w:smallCaps/>
        </w:rPr>
        <w:t xml:space="preserve">Déployer le kit de démarrage </w:t>
      </w:r>
      <w:r>
        <w:rPr>
          <w:smallCaps/>
        </w:rPr>
        <w:t xml:space="preserve">ODAF </w:t>
      </w:r>
      <w:proofErr w:type="spellStart"/>
      <w:r>
        <w:rPr>
          <w:smallCaps/>
        </w:rPr>
        <w:t>Openturf</w:t>
      </w:r>
      <w:proofErr w:type="spellEnd"/>
      <w:r w:rsidRPr="00522048">
        <w:rPr>
          <w:smallCaps/>
        </w:rPr>
        <w:t xml:space="preserve"> pour Windows Phone</w:t>
      </w:r>
      <w:r>
        <w:t xml:space="preserve"> qui accompagnent le kit de démarrage. Vous pouvez vous reporter à ces trois documents pour une configuration complète de vos environnements de développement.</w:t>
      </w:r>
    </w:p>
    <w:p w:rsidR="00EE60DA" w:rsidRDefault="00EE60DA" w:rsidP="00EE60DA">
      <w:pPr>
        <w:pStyle w:val="Heading2"/>
      </w:pPr>
      <w:bookmarkStart w:id="271" w:name="_Toc282352971"/>
      <w:bookmarkStart w:id="272" w:name="_Ref289794200"/>
      <w:bookmarkStart w:id="273" w:name="_Toc326913469"/>
      <w:bookmarkStart w:id="274" w:name="_Toc392074161"/>
      <w:r>
        <w:rPr>
          <w:noProof/>
        </w:rPr>
        <w:t>Configuration système</w:t>
      </w:r>
      <w:bookmarkEnd w:id="271"/>
      <w:bookmarkEnd w:id="272"/>
      <w:bookmarkEnd w:id="273"/>
      <w:bookmarkEnd w:id="274"/>
    </w:p>
    <w:p w:rsidR="00EE60DA" w:rsidRDefault="00EE60DA" w:rsidP="00EE60DA">
      <w:pPr>
        <w:rPr>
          <w:snapToGrid/>
        </w:rPr>
      </w:pPr>
      <w:r>
        <w:rPr>
          <w:noProof/>
        </w:rPr>
        <w:t>Le Kit de démarrage ODAF Openturf  a été conçu pour pouvoir être déployé notamment sur la plateforme</w:t>
      </w:r>
      <w:r>
        <w:rPr>
          <w:snapToGrid/>
        </w:rPr>
        <w:t xml:space="preserve"> Windows Azure</w:t>
      </w:r>
      <w:r>
        <w:rPr>
          <w:noProof/>
        </w:rPr>
        <w:t xml:space="preserve">. Les pré-requis exigés pour le déploiement de ce Kit de démarrage dans Windows Azure sont donc ceux de cet </w:t>
      </w:r>
      <w:r>
        <w:rPr>
          <w:snapToGrid/>
        </w:rPr>
        <w:t>environnement</w:t>
      </w:r>
      <w:r w:rsidRPr="000E517D">
        <w:rPr>
          <w:snapToGrid/>
        </w:rPr>
        <w:t>.</w:t>
      </w:r>
    </w:p>
    <w:p w:rsidR="00EE60DA" w:rsidRPr="000442B1" w:rsidRDefault="00EE60DA" w:rsidP="000442B1">
      <w:pPr>
        <w:pStyle w:val="AlertLabelinList1"/>
        <w:spacing w:before="0" w:after="120" w:line="240" w:lineRule="auto"/>
        <w:ind w:left="357"/>
        <w:rPr>
          <w:rFonts w:asciiTheme="minorHAnsi" w:hAnsiTheme="minorHAnsi" w:cstheme="minorHAnsi"/>
          <w:b w:val="0"/>
          <w:kern w:val="0"/>
          <w:lang w:eastAsia="zh-TW"/>
        </w:rPr>
      </w:pPr>
      <w:r w:rsidRPr="000442B1">
        <w:rPr>
          <w:rFonts w:asciiTheme="minorHAnsi" w:hAnsiTheme="minorHAnsi" w:cstheme="minorHAnsi"/>
          <w:kern w:val="0"/>
          <w:lang w:eastAsia="zh-TW"/>
        </w:rPr>
        <w:t>Remarque </w:t>
      </w:r>
      <w:r w:rsidRPr="000442B1">
        <w:rPr>
          <w:rFonts w:asciiTheme="minorHAnsi" w:hAnsiTheme="minorHAnsi" w:cstheme="minorHAnsi"/>
          <w:b w:val="0"/>
          <w:kern w:val="0"/>
          <w:lang w:eastAsia="zh-TW"/>
        </w:rPr>
        <w:t xml:space="preserve">: Ces prérequis avec les 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Visual Web </w:t>
      </w:r>
      <w:proofErr w:type="spellStart"/>
      <w:r w:rsidRPr="000442B1">
        <w:rPr>
          <w:rFonts w:asciiTheme="minorHAnsi" w:hAnsiTheme="minorHAnsi" w:cstheme="minorHAnsi"/>
          <w:b w:val="0"/>
          <w:kern w:val="0"/>
          <w:lang w:eastAsia="zh-TW"/>
        </w:rPr>
        <w:t>Developer</w:t>
      </w:r>
      <w:proofErr w:type="spellEnd"/>
      <w:r w:rsidRPr="000442B1">
        <w:rPr>
          <w:rFonts w:asciiTheme="minorHAnsi" w:hAnsiTheme="minorHAnsi" w:cstheme="minorHAnsi"/>
          <w:b w:val="0"/>
          <w:kern w:val="0"/>
          <w:lang w:eastAsia="zh-TW"/>
        </w:rPr>
        <w:t>, etc. Il permet également d'installer des applications Web ASP.NET et PHP open source populaires.</w:t>
      </w:r>
    </w:p>
    <w:p w:rsidR="00EE60DA" w:rsidRPr="000442B1" w:rsidRDefault="00EE60DA" w:rsidP="000442B1">
      <w:pPr>
        <w:pStyle w:val="AlertTextinList1"/>
        <w:spacing w:before="0" w:after="120" w:line="240" w:lineRule="auto"/>
        <w:ind w:left="360" w:right="357"/>
        <w:rPr>
          <w:rFonts w:asciiTheme="minorHAnsi" w:hAnsiTheme="minorHAnsi" w:cstheme="minorHAnsi"/>
          <w:kern w:val="0"/>
          <w:lang w:eastAsia="zh-TW"/>
        </w:rPr>
      </w:pPr>
      <w:r w:rsidRPr="000442B1">
        <w:rPr>
          <w:rFonts w:asciiTheme="minorHAnsi" w:hAnsiTheme="minorHAnsi" w:cstheme="minorHAnsi"/>
          <w:noProof/>
          <w:lang w:val="en-US"/>
        </w:rPr>
        <w:drawing>
          <wp:inline distT="0" distB="0" distL="0" distR="0" wp14:anchorId="730D8D08" wp14:editId="69E86CB5">
            <wp:extent cx="1295400" cy="302366"/>
            <wp:effectExtent l="0" t="0" r="0" b="2540"/>
            <wp:docPr id="1132" name="Image 113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293943" cy="302026"/>
                    </a:xfrm>
                    <a:prstGeom prst="rect">
                      <a:avLst/>
                    </a:prstGeom>
                  </pic:spPr>
                </pic:pic>
              </a:graphicData>
            </a:graphic>
          </wp:inline>
        </w:drawing>
      </w:r>
      <w:r w:rsidRPr="000442B1">
        <w:rPr>
          <w:rFonts w:asciiTheme="minorHAnsi" w:hAnsiTheme="minorHAnsi" w:cstheme="minorHAnsi"/>
          <w:kern w:val="0"/>
          <w:lang w:eastAsia="zh-TW"/>
        </w:rPr>
        <w:t xml:space="preserve"> Le programme d’installation de la plateforme Web Microsoft doit être installé préalablement depuis </w:t>
      </w:r>
      <w:hyperlink r:id="rId56" w:history="1">
        <w:r w:rsidRPr="000442B1">
          <w:rPr>
            <w:rStyle w:val="Hyperlink"/>
            <w:rFonts w:asciiTheme="minorHAnsi" w:eastAsiaTheme="majorEastAsia" w:hAnsiTheme="minorHAnsi" w:cstheme="minorHAnsi"/>
            <w:kern w:val="0"/>
            <w:lang w:eastAsia="zh-TW"/>
          </w:rPr>
          <w:t>http://www.microsoft.com/web/downloads/platform.aspx</w:t>
        </w:r>
      </w:hyperlink>
      <w:r w:rsidRPr="000442B1">
        <w:rPr>
          <w:rFonts w:asciiTheme="minorHAnsi" w:hAnsiTheme="minorHAnsi" w:cstheme="minorHAnsi"/>
          <w:kern w:val="0"/>
          <w:lang w:eastAsia="zh-TW"/>
        </w:rPr>
        <w:t>.</w:t>
      </w:r>
    </w:p>
    <w:p w:rsidR="00EE60DA" w:rsidRDefault="00EE60DA" w:rsidP="00EE60DA">
      <w:pPr>
        <w:rPr>
          <w:noProof/>
        </w:rPr>
      </w:pPr>
      <w:r>
        <w:rPr>
          <w:noProof/>
        </w:rPr>
        <w:t>En termes de systèmes d’exploitation, il s’agit en particulier de  :</w:t>
      </w:r>
    </w:p>
    <w:p w:rsidR="00EE60DA" w:rsidRDefault="00EE60DA" w:rsidP="00EE60DA">
      <w:pPr>
        <w:numPr>
          <w:ilvl w:val="0"/>
          <w:numId w:val="4"/>
        </w:numPr>
        <w:rPr>
          <w:noProof/>
        </w:rPr>
      </w:pPr>
      <w:r>
        <w:rPr>
          <w:noProof/>
        </w:rPr>
        <w:t xml:space="preserve">Microsoft </w:t>
      </w:r>
      <w:r w:rsidRPr="00BA7E5C">
        <w:rPr>
          <w:noProof/>
        </w:rPr>
        <w:t>Windows Vista</w:t>
      </w:r>
      <w:r>
        <w:rPr>
          <w:noProof/>
        </w:rPr>
        <w:t xml:space="preserve"> </w:t>
      </w:r>
      <w:r w:rsidRPr="00AE0D6C">
        <w:rPr>
          <w:noProof/>
        </w:rPr>
        <w:t>SP2</w:t>
      </w:r>
      <w:r>
        <w:rPr>
          <w:noProof/>
        </w:rPr>
        <w:t xml:space="preserve"> (</w:t>
      </w:r>
      <w:r w:rsidRPr="008B1FE8">
        <w:rPr>
          <w:noProof/>
        </w:rPr>
        <w:t>32 bits ou 64 bits</w:t>
      </w:r>
      <w:r w:rsidRPr="00AE0D6C">
        <w:rPr>
          <w:noProof/>
        </w:rPr>
        <w:t>)</w:t>
      </w:r>
      <w:r>
        <w:rPr>
          <w:noProof/>
        </w:rPr>
        <w:t xml:space="preserve"> ou </w:t>
      </w:r>
      <w:r w:rsidRPr="008B1FE8">
        <w:rPr>
          <w:noProof/>
        </w:rPr>
        <w:t xml:space="preserve">Windows Server 2008 SP2 (32 bits ou 64 bits) avec le </w:t>
      </w:r>
      <w:hyperlink r:id="rId57" w:history="1">
        <w:r w:rsidRPr="004B3350">
          <w:rPr>
            <w:rStyle w:val="Hyperlink"/>
            <w:rFonts w:eastAsiaTheme="majorEastAsia"/>
            <w:noProof/>
          </w:rPr>
          <w:t xml:space="preserve">correctif logiciel </w:t>
        </w:r>
        <w:r w:rsidRPr="004B3350">
          <w:rPr>
            <w:rStyle w:val="Hyperlink"/>
            <w:rFonts w:eastAsiaTheme="majorEastAsia"/>
            <w:smallCaps/>
            <w:noProof/>
          </w:rPr>
          <w:t xml:space="preserve">KB971842 </w:t>
        </w:r>
        <w:r w:rsidRPr="004B3350">
          <w:rPr>
            <w:rStyle w:val="Hyperlink"/>
            <w:rFonts w:eastAsiaTheme="majorEastAsia"/>
            <w:smallCaps/>
          </w:rPr>
          <w:t>Correction des métadonnées WCF lors de l'hébergement derrière un programme d'équilibrage de charge</w:t>
        </w:r>
      </w:hyperlink>
      <w:r>
        <w:rPr>
          <w:rStyle w:val="FootnoteReference"/>
        </w:rPr>
        <w:footnoteReference w:id="31"/>
      </w:r>
      <w:r>
        <w:t>,</w:t>
      </w:r>
    </w:p>
    <w:p w:rsidR="00EE60DA" w:rsidRPr="00576992" w:rsidRDefault="00EE60DA" w:rsidP="00EE60DA">
      <w:pPr>
        <w:numPr>
          <w:ilvl w:val="0"/>
          <w:numId w:val="4"/>
        </w:numPr>
        <w:rPr>
          <w:noProof/>
        </w:rPr>
      </w:pPr>
      <w:r>
        <w:rPr>
          <w:noProof/>
        </w:rPr>
        <w:t xml:space="preserve">Microsoft </w:t>
      </w:r>
      <w:r w:rsidRPr="00BA7E5C">
        <w:rPr>
          <w:noProof/>
        </w:rPr>
        <w:t xml:space="preserve">Windows </w:t>
      </w:r>
      <w:r>
        <w:rPr>
          <w:noProof/>
        </w:rPr>
        <w:t>7 (</w:t>
      </w:r>
      <w:r w:rsidRPr="008B1FE8">
        <w:rPr>
          <w:noProof/>
        </w:rPr>
        <w:t>32 bits ou 64 bits</w:t>
      </w:r>
      <w:r w:rsidRPr="00AE0D6C">
        <w:rPr>
          <w:noProof/>
        </w:rPr>
        <w:t>)</w:t>
      </w:r>
      <w:r>
        <w:rPr>
          <w:noProof/>
        </w:rPr>
        <w:t xml:space="preserve"> ou </w:t>
      </w:r>
      <w:r w:rsidRPr="008B1FE8">
        <w:rPr>
          <w:noProof/>
        </w:rPr>
        <w:t xml:space="preserve">Windows Server 2008 </w:t>
      </w:r>
      <w:r>
        <w:rPr>
          <w:noProof/>
        </w:rPr>
        <w:t>R</w:t>
      </w:r>
      <w:r w:rsidRPr="008B1FE8">
        <w:rPr>
          <w:noProof/>
        </w:rPr>
        <w:t>2 (</w:t>
      </w:r>
      <w:r>
        <w:rPr>
          <w:noProof/>
        </w:rPr>
        <w:t xml:space="preserve">64 </w:t>
      </w:r>
      <w:r w:rsidRPr="008B1FE8">
        <w:rPr>
          <w:noProof/>
        </w:rPr>
        <w:t xml:space="preserve">bits) avec le </w:t>
      </w:r>
      <w:hyperlink r:id="rId58" w:history="1">
        <w:r w:rsidRPr="004B3350">
          <w:rPr>
            <w:rStyle w:val="Hyperlink"/>
            <w:rFonts w:eastAsiaTheme="majorEastAsia"/>
            <w:noProof/>
          </w:rPr>
          <w:t>correctif logiciel cumulatif KB977420 pour Windows Communication Foundation</w:t>
        </w:r>
      </w:hyperlink>
      <w:r>
        <w:rPr>
          <w:rStyle w:val="FootnoteReference"/>
          <w:noProof/>
        </w:rPr>
        <w:footnoteReference w:id="32"/>
      </w:r>
      <w:r>
        <w:rPr>
          <w:noProof/>
        </w:rPr>
        <w:t>.</w:t>
      </w:r>
      <w:r w:rsidRPr="00576992">
        <w:rPr>
          <w:noProof/>
        </w:rPr>
        <w:t xml:space="preserve"> </w:t>
      </w:r>
    </w:p>
    <w:p w:rsidR="00EE60DA" w:rsidRPr="000442B1" w:rsidRDefault="00EE60DA" w:rsidP="000442B1">
      <w:pPr>
        <w:pStyle w:val="AlertLabelinList1"/>
        <w:spacing w:after="120" w:line="240" w:lineRule="auto"/>
        <w:ind w:left="720"/>
        <w:rPr>
          <w:rFonts w:asciiTheme="minorHAnsi" w:hAnsiTheme="minorHAnsi" w:cstheme="minorHAnsi"/>
          <w:b w:val="0"/>
          <w:kern w:val="0"/>
          <w:szCs w:val="22"/>
          <w:lang w:eastAsia="zh-TW"/>
        </w:rPr>
      </w:pPr>
      <w:r w:rsidRPr="000442B1">
        <w:rPr>
          <w:rFonts w:asciiTheme="minorHAnsi" w:hAnsiTheme="minorHAnsi" w:cstheme="minorHAnsi"/>
          <w:kern w:val="0"/>
          <w:szCs w:val="22"/>
          <w:lang w:eastAsia="zh-TW"/>
        </w:rPr>
        <w:t>Remarque </w:t>
      </w:r>
      <w:r w:rsidRPr="000442B1">
        <w:rPr>
          <w:rFonts w:asciiTheme="minorHAnsi" w:hAnsiTheme="minorHAnsi" w:cstheme="minorHAnsi"/>
          <w:b w:val="0"/>
          <w:kern w:val="0"/>
          <w:szCs w:val="22"/>
          <w:lang w:eastAsia="zh-TW"/>
        </w:rPr>
        <w:t xml:space="preserve">: Certaines fonctionnalités de Windows Server </w:t>
      </w:r>
      <w:proofErr w:type="spellStart"/>
      <w:r w:rsidRPr="000442B1">
        <w:rPr>
          <w:rFonts w:asciiTheme="minorHAnsi" w:hAnsiTheme="minorHAnsi" w:cstheme="minorHAnsi"/>
          <w:b w:val="0"/>
          <w:kern w:val="0"/>
          <w:szCs w:val="22"/>
          <w:lang w:eastAsia="zh-TW"/>
        </w:rPr>
        <w:t>AppFabric</w:t>
      </w:r>
      <w:proofErr w:type="spellEnd"/>
      <w:r w:rsidRPr="000442B1">
        <w:rPr>
          <w:rFonts w:asciiTheme="minorHAnsi" w:hAnsiTheme="minorHAnsi" w:cstheme="minorHAnsi"/>
          <w:b w:val="0"/>
          <w:kern w:val="0"/>
          <w:szCs w:val="22"/>
          <w:lang w:eastAsia="zh-TW"/>
        </w:rPr>
        <w:t>, tels que le démarrage automatique, fonctionnent uniquement avec Windows 7 et Windows Server 2008 R2.</w:t>
      </w:r>
    </w:p>
    <w:p w:rsidR="00EE60DA" w:rsidRDefault="00EE60DA" w:rsidP="000442B1">
      <w:pPr>
        <w:keepNext/>
        <w:keepLines/>
      </w:pPr>
      <w:r>
        <w:rPr>
          <w:noProof/>
        </w:rPr>
        <w:t>Les éléments suivants doivent être installés :</w:t>
      </w:r>
    </w:p>
    <w:p w:rsidR="00EE60DA" w:rsidRDefault="00EE60DA" w:rsidP="00EE60DA">
      <w:pPr>
        <w:numPr>
          <w:ilvl w:val="0"/>
          <w:numId w:val="4"/>
        </w:numPr>
      </w:pPr>
      <w:r>
        <w:rPr>
          <w:noProof/>
        </w:rPr>
        <w:t xml:space="preserve">Microsoft Internet Information Services (IIS) 7.0 ou 7.5 </w:t>
      </w:r>
      <w:r>
        <w:t>(avec ASP.NET, Activation WCF http, Contenu statique, Console de gestion IIS et éventuellement CGI)</w:t>
      </w:r>
      <w:r w:rsidR="000442B1">
        <w:rPr>
          <w:noProof/>
        </w:rPr>
        <w:t>.</w:t>
      </w:r>
    </w:p>
    <w:p w:rsidR="00EE60DA" w:rsidRDefault="00EE60DA" w:rsidP="00EE60DA">
      <w:pPr>
        <w:numPr>
          <w:ilvl w:val="0"/>
          <w:numId w:val="4"/>
        </w:numPr>
        <w:rPr>
          <w:noProof/>
        </w:rPr>
      </w:pPr>
      <w:r w:rsidRPr="00BA7E5C">
        <w:rPr>
          <w:noProof/>
        </w:rPr>
        <w:lastRenderedPageBreak/>
        <w:t xml:space="preserve">Microsoft .NET Framework </w:t>
      </w:r>
      <w:r w:rsidR="000442B1">
        <w:rPr>
          <w:noProof/>
        </w:rPr>
        <w:t>4.0.</w:t>
      </w:r>
    </w:p>
    <w:p w:rsidR="00EE60DA" w:rsidRPr="000442B1" w:rsidRDefault="00EE60DA" w:rsidP="000442B1">
      <w:pPr>
        <w:pStyle w:val="AlertLabelinList1"/>
        <w:spacing w:after="120" w:line="240" w:lineRule="auto"/>
        <w:ind w:left="720"/>
        <w:rPr>
          <w:rFonts w:asciiTheme="minorHAnsi" w:hAnsiTheme="minorHAnsi" w:cstheme="minorHAnsi"/>
          <w:b w:val="0"/>
          <w:kern w:val="0"/>
          <w:szCs w:val="22"/>
          <w:lang w:eastAsia="zh-TW"/>
        </w:rPr>
      </w:pPr>
      <w:r w:rsidRPr="000442B1">
        <w:rPr>
          <w:rFonts w:asciiTheme="minorHAnsi" w:hAnsiTheme="minorHAnsi" w:cstheme="minorHAnsi"/>
          <w:kern w:val="0"/>
          <w:szCs w:val="22"/>
          <w:lang w:eastAsia="zh-TW"/>
        </w:rPr>
        <w:t>Remarque </w:t>
      </w:r>
      <w:r w:rsidRPr="000442B1">
        <w:rPr>
          <w:rFonts w:asciiTheme="minorHAnsi" w:hAnsiTheme="minorHAnsi" w:cstheme="minorHAnsi"/>
          <w:b w:val="0"/>
          <w:kern w:val="0"/>
          <w:szCs w:val="22"/>
          <w:lang w:eastAsia="zh-TW"/>
        </w:rPr>
        <w:t>: Windows Azure requiert Microsoft .NET Framework 3.5 (ou ultérieur).</w:t>
      </w:r>
    </w:p>
    <w:p w:rsidR="00EE60DA" w:rsidRDefault="00EE60DA" w:rsidP="00EE60DA">
      <w:pPr>
        <w:numPr>
          <w:ilvl w:val="0"/>
          <w:numId w:val="4"/>
        </w:numPr>
        <w:rPr>
          <w:lang w:val="en-US"/>
        </w:rPr>
      </w:pPr>
      <w:r w:rsidRPr="000E060F">
        <w:rPr>
          <w:noProof/>
          <w:lang w:val="en-US"/>
        </w:rPr>
        <w:t>Microsoft Visual Studio 2010 (ou Microsoft Visual C# 2010 Express Edition)</w:t>
      </w:r>
      <w:r>
        <w:rPr>
          <w:noProof/>
          <w:lang w:val="en-US"/>
        </w:rPr>
        <w:t xml:space="preserve"> avec :</w:t>
      </w:r>
    </w:p>
    <w:p w:rsidR="00EE60DA" w:rsidRPr="00CD67CC" w:rsidRDefault="00D97C9B" w:rsidP="00EE60DA">
      <w:pPr>
        <w:pStyle w:val="ListParagraph"/>
        <w:numPr>
          <w:ilvl w:val="0"/>
          <w:numId w:val="4"/>
        </w:numPr>
        <w:ind w:left="1080"/>
        <w:contextualSpacing w:val="0"/>
        <w:rPr>
          <w:noProof/>
        </w:rPr>
      </w:pPr>
      <w:hyperlink r:id="rId59" w:history="1">
        <w:r w:rsidR="00EE60DA" w:rsidRPr="00CD67CC">
          <w:rPr>
            <w:rStyle w:val="Hyperlink"/>
            <w:rFonts w:eastAsiaTheme="majorEastAsia"/>
            <w:noProof/>
          </w:rPr>
          <w:t xml:space="preserve">Correctif logiciel </w:t>
        </w:r>
        <w:r w:rsidR="00EE60DA" w:rsidRPr="00CD67CC">
          <w:rPr>
            <w:rStyle w:val="Hyperlink"/>
            <w:rFonts w:eastAsiaTheme="majorEastAsia"/>
            <w:smallCaps/>
            <w:noProof/>
          </w:rPr>
          <w:t>KB983301 Activation de Windows Azure IntelliTrace sur les systèmes d'exploitation 32 bits</w:t>
        </w:r>
      </w:hyperlink>
      <w:r w:rsidR="00EE60DA">
        <w:rPr>
          <w:rStyle w:val="FootnoteReference"/>
          <w:smallCaps/>
          <w:noProof/>
        </w:rPr>
        <w:footnoteReference w:id="33"/>
      </w:r>
      <w:r w:rsidR="00EE60DA" w:rsidRPr="00CD67CC">
        <w:rPr>
          <w:noProof/>
        </w:rPr>
        <w:t xml:space="preserve"> (non requis po</w:t>
      </w:r>
      <w:r w:rsidR="00EE60DA">
        <w:rPr>
          <w:noProof/>
        </w:rPr>
        <w:t>ur les systèmes x64) ;</w:t>
      </w:r>
    </w:p>
    <w:p w:rsidR="00EE60DA" w:rsidRPr="00CD67CC" w:rsidRDefault="00D97C9B" w:rsidP="00EE60DA">
      <w:pPr>
        <w:pStyle w:val="ListParagraph"/>
        <w:numPr>
          <w:ilvl w:val="0"/>
          <w:numId w:val="4"/>
        </w:numPr>
        <w:ind w:left="1080"/>
        <w:contextualSpacing w:val="0"/>
        <w:rPr>
          <w:noProof/>
        </w:rPr>
      </w:pPr>
      <w:hyperlink r:id="rId60" w:history="1">
        <w:r w:rsidR="00EE60DA" w:rsidRPr="00CD67CC">
          <w:rPr>
            <w:rStyle w:val="Hyperlink"/>
            <w:rFonts w:eastAsiaTheme="majorEastAsia"/>
            <w:noProof/>
          </w:rPr>
          <w:t>Module de réécriture d'URL d'IIS 7.0</w:t>
        </w:r>
      </w:hyperlink>
      <w:r w:rsidR="00EE60DA">
        <w:rPr>
          <w:rStyle w:val="FootnoteReference"/>
          <w:noProof/>
        </w:rPr>
        <w:footnoteReference w:id="34"/>
      </w:r>
      <w:r w:rsidR="000442B1">
        <w:rPr>
          <w:noProof/>
        </w:rPr>
        <w:t>.</w:t>
      </w:r>
    </w:p>
    <w:p w:rsidR="00EE60DA" w:rsidRPr="00CD67CC" w:rsidRDefault="004C6B67" w:rsidP="00EE60DA">
      <w:pPr>
        <w:pStyle w:val="ListParagraph"/>
        <w:numPr>
          <w:ilvl w:val="0"/>
          <w:numId w:val="4"/>
        </w:numPr>
        <w:ind w:left="1080"/>
        <w:contextualSpacing w:val="0"/>
        <w:rPr>
          <w:noProof/>
          <w:lang w:val="en-US"/>
        </w:rPr>
      </w:pPr>
      <w:r>
        <w:fldChar w:fldCharType="begin"/>
      </w:r>
      <w:r w:rsidRPr="00394D83">
        <w:rPr>
          <w:lang w:val="en-US"/>
          <w:rPrChange w:id="275" w:author="Nazer Aminou" w:date="2014-07-02T13:23:00Z">
            <w:rPr/>
          </w:rPrChange>
        </w:rPr>
        <w:instrText xml:space="preserve"> HYPERLINK "http://go.microsoft.com/fwlink/?LinkId=192992" </w:instrText>
      </w:r>
      <w:r>
        <w:fldChar w:fldCharType="separate"/>
      </w:r>
      <w:r w:rsidR="00EE60DA" w:rsidRPr="00EB1936">
        <w:rPr>
          <w:rStyle w:val="Hyperlink"/>
          <w:rFonts w:eastAsiaTheme="majorEastAsia"/>
          <w:noProof/>
          <w:lang w:val="en-US"/>
        </w:rPr>
        <w:t>Windows PowerShell 2.0</w:t>
      </w:r>
      <w:r>
        <w:rPr>
          <w:rStyle w:val="Hyperlink"/>
          <w:rFonts w:eastAsiaTheme="majorEastAsia"/>
          <w:noProof/>
          <w:lang w:val="en-US"/>
        </w:rPr>
        <w:fldChar w:fldCharType="end"/>
      </w:r>
      <w:r w:rsidR="00EE60DA">
        <w:rPr>
          <w:rStyle w:val="FootnoteReference"/>
          <w:noProof/>
        </w:rPr>
        <w:footnoteReference w:id="35"/>
      </w:r>
      <w:r w:rsidR="00EE60DA">
        <w:rPr>
          <w:noProof/>
          <w:lang w:val="en-US"/>
        </w:rPr>
        <w:t xml:space="preserve"> (non requis pour Windows 7 et Windows Server 2008 R2).</w:t>
      </w:r>
    </w:p>
    <w:p w:rsidR="00EE60DA" w:rsidRPr="000442B1" w:rsidRDefault="00D97C9B" w:rsidP="00EE60DA">
      <w:pPr>
        <w:numPr>
          <w:ilvl w:val="0"/>
          <w:numId w:val="4"/>
        </w:numPr>
      </w:pPr>
      <w:hyperlink r:id="rId61" w:history="1">
        <w:r w:rsidR="00EE60DA" w:rsidRPr="000442B1">
          <w:rPr>
            <w:rStyle w:val="Hyperlink"/>
            <w:rFonts w:eastAsiaTheme="majorEastAsia"/>
          </w:rPr>
          <w:t>Kit de développement Windows Azure 1.4 (</w:t>
        </w:r>
        <w:proofErr w:type="spellStart"/>
        <w:r w:rsidR="00EE60DA" w:rsidRPr="000442B1">
          <w:rPr>
            <w:rStyle w:val="Hyperlink"/>
            <w:rFonts w:eastAsiaTheme="majorEastAsia"/>
          </w:rPr>
          <w:t>Refresh</w:t>
        </w:r>
        <w:proofErr w:type="spellEnd"/>
        <w:r w:rsidR="00EE60DA" w:rsidRPr="000442B1">
          <w:rPr>
            <w:rStyle w:val="Hyperlink"/>
            <w:rFonts w:eastAsiaTheme="majorEastAsia"/>
          </w:rPr>
          <w:t>) et Windows Azure Tools pour Microsoft Visual Studio v1.6 (novembre 2011)</w:t>
        </w:r>
      </w:hyperlink>
      <w:r w:rsidR="00EE60DA" w:rsidRPr="000442B1">
        <w:rPr>
          <w:rStyle w:val="FootnoteReference"/>
        </w:rPr>
        <w:footnoteReference w:id="36"/>
      </w:r>
      <w:r w:rsidR="000442B1">
        <w:rPr>
          <w:noProof/>
        </w:rPr>
        <w:t>.</w:t>
      </w:r>
    </w:p>
    <w:p w:rsidR="00EE60DA" w:rsidRPr="00D113DB" w:rsidDel="008640EA" w:rsidRDefault="00E55709" w:rsidP="00EE60DA">
      <w:pPr>
        <w:numPr>
          <w:ilvl w:val="0"/>
          <w:numId w:val="4"/>
        </w:numPr>
        <w:rPr>
          <w:del w:id="276" w:author="Nazer Aminou" w:date="2014-07-01T16:12:00Z"/>
          <w:rStyle w:val="Hyperlink"/>
          <w:rFonts w:eastAsiaTheme="majorEastAsia"/>
          <w:color w:val="auto"/>
        </w:rPr>
      </w:pPr>
      <w:del w:id="277" w:author="Nazer Aminou" w:date="2014-07-01T16:12:00Z">
        <w:r w:rsidDel="008640EA">
          <w:fldChar w:fldCharType="begin"/>
        </w:r>
        <w:r w:rsidDel="008640EA">
          <w:delInstrText xml:space="preserve"> HYPERLINK "http://www.silverlight.net/getstarted/" </w:delInstrText>
        </w:r>
        <w:r w:rsidDel="008640EA">
          <w:fldChar w:fldCharType="separate"/>
        </w:r>
        <w:r w:rsidR="00EE60DA" w:rsidRPr="008A50DA" w:rsidDel="008640EA">
          <w:rPr>
            <w:rStyle w:val="Hyperlink"/>
            <w:rFonts w:eastAsiaTheme="majorEastAsia"/>
          </w:rPr>
          <w:delText>Kit de développement Silverlight 4</w:delText>
        </w:r>
        <w:r w:rsidDel="008640EA">
          <w:rPr>
            <w:rStyle w:val="Hyperlink"/>
            <w:rFonts w:eastAsiaTheme="majorEastAsia"/>
          </w:rPr>
          <w:fldChar w:fldCharType="end"/>
        </w:r>
        <w:r w:rsidR="00EE60DA" w:rsidRPr="009F1B23" w:rsidDel="008640EA">
          <w:rPr>
            <w:rStyle w:val="FootnoteReference"/>
          </w:rPr>
          <w:footnoteReference w:id="37"/>
        </w:r>
        <w:r w:rsidR="000442B1" w:rsidDel="008640EA">
          <w:rPr>
            <w:noProof/>
          </w:rPr>
          <w:delText>.</w:delText>
        </w:r>
      </w:del>
    </w:p>
    <w:p w:rsidR="000442B1" w:rsidRDefault="00EE60DA" w:rsidP="00EE60DA">
      <w:pPr>
        <w:rPr>
          <w:noProof/>
        </w:rPr>
      </w:pPr>
      <w:r>
        <w:rPr>
          <w:noProof/>
          <w:snapToGrid/>
          <w:lang w:val="en-US" w:eastAsia="en-US"/>
        </w:rPr>
        <w:drawing>
          <wp:inline distT="0" distB="0" distL="0" distR="0" wp14:anchorId="149F3EE3" wp14:editId="3C3C49DB">
            <wp:extent cx="514350" cy="387276"/>
            <wp:effectExtent l="0" t="0" r="0"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62">
                      <a:extLst>
                        <a:ext uri="{28A0092B-C50C-407E-A947-70E740481C1C}">
                          <a14:useLocalDpi xmlns:a14="http://schemas.microsoft.com/office/drawing/2010/main" val="0"/>
                        </a:ext>
                      </a:extLst>
                    </a:blip>
                    <a:stretch>
                      <a:fillRect/>
                    </a:stretch>
                  </pic:blipFill>
                  <pic:spPr>
                    <a:xfrm>
                      <a:off x="0" y="0"/>
                      <a:ext cx="519617" cy="391242"/>
                    </a:xfrm>
                    <a:prstGeom prst="rect">
                      <a:avLst/>
                    </a:prstGeom>
                  </pic:spPr>
                </pic:pic>
              </a:graphicData>
            </a:graphic>
          </wp:inline>
        </w:drawing>
      </w:r>
    </w:p>
    <w:p w:rsidR="00EE60DA" w:rsidRPr="009312BE" w:rsidRDefault="00EE60DA" w:rsidP="00EE60DA">
      <w:r w:rsidRPr="009312BE">
        <w:rPr>
          <w:noProof/>
        </w:rPr>
        <w:t>Le Microsoft .NET Framework </w:t>
      </w:r>
      <w:r>
        <w:rPr>
          <w:noProof/>
        </w:rPr>
        <w:t xml:space="preserve">4.0 </w:t>
      </w:r>
      <w:r w:rsidRPr="009312BE">
        <w:rPr>
          <w:noProof/>
        </w:rPr>
        <w:t xml:space="preserve">est le </w:t>
      </w:r>
      <w:r>
        <w:rPr>
          <w:noProof/>
        </w:rPr>
        <w:t>modèle</w:t>
      </w:r>
      <w:r w:rsidRPr="009312BE">
        <w:rPr>
          <w:noProof/>
        </w:rPr>
        <w:t xml:space="preserve"> de programmation de code </w:t>
      </w:r>
      <w:r>
        <w:rPr>
          <w:noProof/>
        </w:rPr>
        <w:t>managé</w:t>
      </w:r>
      <w:r w:rsidRPr="009312BE">
        <w:rPr>
          <w:noProof/>
        </w:rPr>
        <w:t xml:space="preserve"> pour la plateforme Windows.</w:t>
      </w:r>
      <w:r w:rsidRPr="009312BE">
        <w:t xml:space="preserve"> </w:t>
      </w:r>
      <w:r w:rsidRPr="009312BE">
        <w:rPr>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Pr="009312BE">
        <w:t xml:space="preserve"> </w:t>
      </w:r>
      <w:r w:rsidRPr="009312BE">
        <w:rPr>
          <w:noProof/>
        </w:rPr>
        <w:t>Parmi ces innovations se trouve</w:t>
      </w:r>
      <w:r>
        <w:rPr>
          <w:noProof/>
        </w:rPr>
        <w:t xml:space="preserve"> notamment WCF (Windows Communication Foundation)</w:t>
      </w:r>
      <w:r w:rsidRPr="009312BE">
        <w:rPr>
          <w:noProof/>
        </w:rPr>
        <w:t>.</w:t>
      </w:r>
      <w:r w:rsidRPr="009312BE">
        <w:t xml:space="preserve"> </w:t>
      </w:r>
    </w:p>
    <w:p w:rsidR="00EE60DA" w:rsidRPr="002577EE" w:rsidRDefault="00EE60DA" w:rsidP="00EE60DA">
      <w:r w:rsidRPr="002577EE">
        <w:rPr>
          <w:noProof/>
        </w:rPr>
        <w:t xml:space="preserve">Pour des informations complémentaires sur le Microsoft .NET Framework, veuillez consulter le Centre de développement MSDN éponyme  dédié </w:t>
      </w:r>
      <w:r w:rsidRPr="002577EE">
        <w:t>à l’adresse</w:t>
      </w:r>
      <w:r>
        <w:t xml:space="preserve"> </w:t>
      </w:r>
      <w:hyperlink r:id="rId63" w:history="1">
        <w:r w:rsidRPr="002577EE">
          <w:rPr>
            <w:rStyle w:val="Hyperlink"/>
            <w:rFonts w:eastAsiaTheme="majorEastAsia"/>
          </w:rPr>
          <w:t>http://msdn.microsoft.com/fr-fr/netframework/aa663324.aspx</w:t>
        </w:r>
      </w:hyperlink>
      <w:r w:rsidRPr="002577EE">
        <w:t xml:space="preserve">.  </w:t>
      </w:r>
    </w:p>
    <w:p w:rsidR="00EE60DA" w:rsidDel="00A31A54" w:rsidRDefault="00EE60DA" w:rsidP="00EE60DA">
      <w:pPr>
        <w:rPr>
          <w:del w:id="280" w:author="Nazer Aminou" w:date="2014-07-02T18:13:00Z"/>
        </w:rPr>
      </w:pPr>
      <w:del w:id="281" w:author="Nazer Aminou" w:date="2014-07-02T18:13:00Z">
        <w:r w:rsidRPr="002577EE" w:rsidDel="00A31A54">
          <w:rPr>
            <w:noProof/>
          </w:rPr>
          <w:delText xml:space="preserve">Pour des informations complémentaires sur la technologie </w:delText>
        </w:r>
        <w:r w:rsidDel="00A31A54">
          <w:rPr>
            <w:noProof/>
          </w:rPr>
          <w:delText>Silverlight</w:delText>
        </w:r>
        <w:r w:rsidRPr="002577EE" w:rsidDel="00A31A54">
          <w:rPr>
            <w:noProof/>
          </w:rPr>
          <w:delText xml:space="preserve">, veuillez consulter le Centre de développement MSDN dédié </w:delText>
        </w:r>
        <w:r w:rsidRPr="002577EE" w:rsidDel="00A31A54">
          <w:delText xml:space="preserve">à l’adresse </w:delText>
        </w:r>
        <w:r w:rsidR="00D97C9B" w:rsidDel="00A31A54">
          <w:fldChar w:fldCharType="begin"/>
        </w:r>
        <w:r w:rsidR="00D97C9B" w:rsidDel="00A31A54">
          <w:delInstrText xml:space="preserve"> HYPERLINK "http://msdn.microsoft.com/fr-fr/silverlight/</w:delInstrText>
        </w:r>
        <w:r w:rsidR="00D97C9B" w:rsidDel="00A31A54">
          <w:delInstrText xml:space="preserve">bb187358" </w:delInstrText>
        </w:r>
        <w:r w:rsidR="00D97C9B" w:rsidDel="00A31A54">
          <w:fldChar w:fldCharType="separate"/>
        </w:r>
        <w:r w:rsidRPr="005529AB" w:rsidDel="00A31A54">
          <w:rPr>
            <w:rStyle w:val="Hyperlink"/>
            <w:rFonts w:eastAsiaTheme="majorEastAsia"/>
          </w:rPr>
          <w:delText>http://msdn.microsoft.com/fr-fr/silverlight/bb187358</w:delText>
        </w:r>
        <w:r w:rsidR="00D97C9B" w:rsidDel="00A31A54">
          <w:rPr>
            <w:rStyle w:val="Hyperlink"/>
            <w:rFonts w:eastAsiaTheme="majorEastAsia"/>
          </w:rPr>
          <w:fldChar w:fldCharType="end"/>
        </w:r>
        <w:r w:rsidRPr="002577EE" w:rsidDel="00A31A54">
          <w:delText>.</w:delText>
        </w:r>
        <w:r w:rsidDel="00A31A54">
          <w:delText xml:space="preserve"> </w:delText>
        </w:r>
      </w:del>
    </w:p>
    <w:p w:rsidR="00EE60DA" w:rsidRDefault="00EE60DA" w:rsidP="00EE60DA">
      <w:r>
        <w:t xml:space="preserve">Le Kit de démarrage repose sur la version 4.0 du Microsoft .NET Framework. </w:t>
      </w:r>
      <w:r w:rsidRPr="002577EE">
        <w:rPr>
          <w:noProof/>
        </w:rPr>
        <w:t>Le package redistribuable Microsoft .NET Framework </w:t>
      </w:r>
      <w:r>
        <w:rPr>
          <w:noProof/>
        </w:rPr>
        <w:t xml:space="preserve">4.0 </w:t>
      </w:r>
      <w:r w:rsidRPr="002577EE">
        <w:rPr>
          <w:noProof/>
        </w:rPr>
        <w:t xml:space="preserve">est disponible par téléchargement gratuit </w:t>
      </w:r>
      <w:r w:rsidRPr="002577EE">
        <w:t>à l’adresse</w:t>
      </w:r>
      <w:r>
        <w:t xml:space="preserve"> </w:t>
      </w:r>
      <w:hyperlink r:id="rId64" w:history="1">
        <w:r w:rsidRPr="002577EE">
          <w:rPr>
            <w:rStyle w:val="Hyperlink"/>
            <w:rFonts w:eastAsiaTheme="majorEastAsia"/>
          </w:rPr>
          <w:t>http://www.microsoft.com/downloads/fr-fr/details.aspx?FamilyID=9CFB2D51-5FF4-4491-B0E5-B386F32C0992</w:t>
        </w:r>
      </w:hyperlink>
      <w:r w:rsidRPr="00990FBA">
        <w:rPr>
          <w:noProof/>
        </w:rPr>
        <w:t>.</w:t>
      </w:r>
    </w:p>
    <w:p w:rsidR="00EE60DA" w:rsidRDefault="00EE60DA" w:rsidP="00EE60DA">
      <w:pPr>
        <w:rPr>
          <w:noProof/>
        </w:rPr>
      </w:pPr>
      <w:r>
        <w:rPr>
          <w:noProof/>
        </w:rPr>
        <w:t>Vous pouvez télécharger Visual C# 2010 Express Edition gratuitement sur</w:t>
      </w:r>
      <w:r>
        <w:rPr>
          <w:noProof/>
        </w:rPr>
        <w:br/>
      </w:r>
      <w:hyperlink r:id="rId65" w:anchor="2010-Visual-CS" w:history="1">
        <w:r w:rsidRPr="003259F5">
          <w:rPr>
            <w:rStyle w:val="Hyperlink"/>
            <w:rFonts w:eastAsiaTheme="majorEastAsia"/>
            <w:noProof/>
          </w:rPr>
          <w:t>http://www.microsoft.com/express/Downloads/#2010-Visual-CS</w:t>
        </w:r>
      </w:hyperlink>
      <w:r w:rsidRPr="00990FBA">
        <w:rPr>
          <w:noProof/>
        </w:rPr>
        <w:t>.</w:t>
      </w:r>
    </w:p>
    <w:p w:rsidR="00EE60DA" w:rsidRPr="008B1FE8" w:rsidRDefault="00EE60DA" w:rsidP="00EE60DA">
      <w:pPr>
        <w:rPr>
          <w:noProof/>
        </w:rPr>
      </w:pPr>
      <w:r>
        <w:rPr>
          <w:noProof/>
        </w:rPr>
        <w:t xml:space="preserve">Le package </w:t>
      </w:r>
      <w:r w:rsidRPr="008B1FE8">
        <w:rPr>
          <w:noProof/>
        </w:rPr>
        <w:t xml:space="preserve">Windows Azure Tools pour Microsoft Visual Studio, qui comprend le kit de développement Windows Azure, étend </w:t>
      </w:r>
      <w:r>
        <w:rPr>
          <w:noProof/>
        </w:rPr>
        <w:t xml:space="preserve">Microsoft </w:t>
      </w:r>
      <w:r w:rsidRPr="008B1FE8">
        <w:rPr>
          <w:noProof/>
        </w:rPr>
        <w:t>Visual Studio 2010 pour permettre la création, la configuration, la génération, le débogage, l'exécution, le packaging et le déploiement d'applications et de services Web évolutifs sur Windows Azure.</w:t>
      </w:r>
    </w:p>
    <w:p w:rsidR="00EE60DA" w:rsidRDefault="00EE60DA" w:rsidP="00EE60DA">
      <w:pPr>
        <w:rPr>
          <w:noProof/>
        </w:rPr>
      </w:pPr>
      <w:r w:rsidRPr="000442B1">
        <w:rPr>
          <w:noProof/>
        </w:rPr>
        <w:t xml:space="preserve">Le Kit de développement Windows Azure 1.6 est disponible en téléchargement  à l’adresse </w:t>
      </w:r>
      <w:hyperlink r:id="rId66" w:history="1">
        <w:r w:rsidRPr="000442B1">
          <w:rPr>
            <w:rStyle w:val="Hyperlink"/>
            <w:rFonts w:eastAsiaTheme="majorEastAsia"/>
            <w:noProof/>
          </w:rPr>
          <w:t>http://www.windowsazure.com/fr-fr/develop/net/</w:t>
        </w:r>
      </w:hyperlink>
      <w:r w:rsidRPr="000442B1">
        <w:rPr>
          <w:noProof/>
        </w:rPr>
        <w:t>.</w:t>
      </w:r>
      <w:r>
        <w:rPr>
          <w:noProof/>
        </w:rPr>
        <w:t xml:space="preserve"> </w:t>
      </w:r>
    </w:p>
    <w:p w:rsidR="00EE60DA" w:rsidRDefault="00EE60DA" w:rsidP="00EE60DA">
      <w:pPr>
        <w:rPr>
          <w:noProof/>
        </w:rPr>
      </w:pPr>
      <w:r w:rsidRPr="000442B1">
        <w:rPr>
          <w:noProof/>
        </w:rPr>
        <w:t>Au-delà d’une installation manuelle (</w:t>
      </w:r>
      <w:hyperlink r:id="rId67" w:history="1">
        <w:r w:rsidRPr="000442B1">
          <w:rPr>
            <w:rStyle w:val="Hyperlink"/>
            <w:rFonts w:eastAsiaTheme="majorEastAsia"/>
            <w:noProof/>
          </w:rPr>
          <w:t>http://www.microsoft.com/downloads/fr-fr/details.aspx?FamilyID=E4635D95-61CE-415E-AE92-3004856C08E2&amp;amp;amp;displaylang=fr</w:t>
        </w:r>
      </w:hyperlink>
      <w:r w:rsidRPr="000442B1">
        <w:rPr>
          <w:noProof/>
        </w:rPr>
        <w:t xml:space="preserve">) avec les prérequis et correctifs logiciels que cela suppose, est proposée une installation automatisée de l’ensemble via le programme d’installation de la plateforme Web Microsoft 4.0 depuis l’adresse </w:t>
      </w:r>
      <w:hyperlink r:id="rId68" w:history="1">
        <w:r w:rsidRPr="000442B1">
          <w:rPr>
            <w:rStyle w:val="Hyperlink"/>
            <w:rFonts w:eastAsiaTheme="majorEastAsia"/>
            <w:noProof/>
          </w:rPr>
          <w:t>http://www.microsoft.com/web/gallery/install.aspx?appid=WindowsAzureToolsVS2010</w:t>
        </w:r>
      </w:hyperlink>
      <w:r w:rsidRPr="000442B1">
        <w:rPr>
          <w:noProof/>
        </w:rPr>
        <w:t>. Le Kit de développement Windows Azure 1.6 pour .NET peut  être ajouté dans la liste des produits et installés.</w:t>
      </w:r>
    </w:p>
    <w:p w:rsidR="00EE60DA" w:rsidRDefault="00EE60DA" w:rsidP="00EE60DA">
      <w:pPr>
        <w:pStyle w:val="DocumentText"/>
        <w:spacing w:before="0" w:after="120" w:line="240" w:lineRule="auto"/>
        <w:ind w:firstLine="0"/>
        <w:jc w:val="center"/>
        <w:rPr>
          <w:rFonts w:ascii="Calibri" w:hAnsi="Calibri" w:cs="Calibri"/>
          <w:noProof/>
          <w:color w:val="auto"/>
          <w:lang w:val="fr-FR"/>
        </w:rPr>
      </w:pPr>
      <w:r>
        <w:rPr>
          <w:rFonts w:ascii="Calibri" w:hAnsi="Calibri" w:cs="Calibri"/>
          <w:noProof/>
          <w:color w:val="auto"/>
          <w:lang w:val="fr-FR"/>
        </w:rPr>
        <w:t xml:space="preserve"> </w:t>
      </w:r>
      <w:r>
        <w:rPr>
          <w:rFonts w:ascii="Calibri" w:hAnsi="Calibri" w:cs="Calibri"/>
          <w:noProof/>
          <w:color w:val="auto"/>
          <w:lang w:eastAsia="en-US"/>
        </w:rPr>
        <w:drawing>
          <wp:inline distT="0" distB="0" distL="0" distR="0" wp14:anchorId="6FEA23A8" wp14:editId="0466E0B7">
            <wp:extent cx="3771900" cy="2610413"/>
            <wp:effectExtent l="0" t="0" r="0" b="0"/>
            <wp:docPr id="18" name="Image 18" descr="C:\Users\t-rolivi\Desktop\ODAF screenshots\w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olivi\Desktop\ODAF screenshots\wp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1900" cy="2610413"/>
                    </a:xfrm>
                    <a:prstGeom prst="rect">
                      <a:avLst/>
                    </a:prstGeom>
                    <a:noFill/>
                    <a:ln>
                      <a:noFill/>
                    </a:ln>
                  </pic:spPr>
                </pic:pic>
              </a:graphicData>
            </a:graphic>
          </wp:inline>
        </w:drawing>
      </w:r>
    </w:p>
    <w:p w:rsidR="00EE60DA" w:rsidRPr="000442B1" w:rsidRDefault="00EE60DA" w:rsidP="00EE60DA">
      <w:pPr>
        <w:pStyle w:val="DocumentText"/>
        <w:spacing w:before="0" w:after="120" w:line="240" w:lineRule="auto"/>
        <w:ind w:firstLine="0"/>
        <w:rPr>
          <w:rFonts w:asciiTheme="minorHAnsi" w:hAnsiTheme="minorHAnsi" w:cstheme="minorHAnsi"/>
          <w:sz w:val="20"/>
          <w:szCs w:val="20"/>
          <w:lang w:val="fr-FR"/>
        </w:rPr>
      </w:pPr>
      <w:r w:rsidRPr="000442B1">
        <w:rPr>
          <w:rFonts w:asciiTheme="minorHAnsi" w:hAnsiTheme="minorHAnsi" w:cstheme="minorHAnsi"/>
          <w:noProof/>
          <w:color w:val="auto"/>
          <w:sz w:val="20"/>
          <w:szCs w:val="20"/>
          <w:lang w:val="fr-FR"/>
        </w:rPr>
        <w:t xml:space="preserve">La documentation du Kit de développement Windows Azure 1.6 pour .NET sous forme de fichier .chm est disponible à l’adresse </w:t>
      </w:r>
      <w:r w:rsidR="004C6B67">
        <w:fldChar w:fldCharType="begin"/>
      </w:r>
      <w:r w:rsidR="004C6B67" w:rsidRPr="00394D83">
        <w:rPr>
          <w:lang w:val="fr-FR"/>
          <w:rPrChange w:id="282" w:author="Nazer Aminou" w:date="2014-07-02T13:23:00Z">
            <w:rPr/>
          </w:rPrChange>
        </w:rPr>
        <w:instrText xml:space="preserve"> HYPERLINK "http://download.microsoft.com/download/3/3/2/3321A9FA-64C3-463F-981A-4E17FC29B15B/WindowsAzureSDK.chm" </w:instrText>
      </w:r>
      <w:r w:rsidR="004C6B67">
        <w:fldChar w:fldCharType="separate"/>
      </w:r>
      <w:r w:rsidRPr="000442B1">
        <w:rPr>
          <w:rStyle w:val="Hyperlink"/>
          <w:rFonts w:asciiTheme="minorHAnsi" w:eastAsiaTheme="majorEastAsia" w:hAnsiTheme="minorHAnsi" w:cstheme="minorHAnsi"/>
          <w:noProof/>
          <w:sz w:val="20"/>
          <w:szCs w:val="20"/>
          <w:lang w:val="fr-FR"/>
        </w:rPr>
        <w:t>http://download.microsoft.com/download/3/3/2/3321A9FA-64C3-463F-981A-4E17FC29B15B/WindowsAzureSDK.chm</w:t>
      </w:r>
      <w:r w:rsidR="004C6B67">
        <w:rPr>
          <w:rStyle w:val="Hyperlink"/>
          <w:rFonts w:asciiTheme="minorHAnsi" w:eastAsiaTheme="majorEastAsia" w:hAnsiTheme="minorHAnsi" w:cstheme="minorHAnsi"/>
          <w:noProof/>
          <w:sz w:val="20"/>
          <w:szCs w:val="20"/>
          <w:lang w:val="fr-FR"/>
        </w:rPr>
        <w:fldChar w:fldCharType="end"/>
      </w:r>
      <w:r w:rsidRPr="000442B1">
        <w:rPr>
          <w:rFonts w:asciiTheme="minorHAnsi" w:hAnsiTheme="minorHAnsi" w:cstheme="minorHAnsi"/>
          <w:sz w:val="20"/>
          <w:szCs w:val="20"/>
          <w:lang w:val="fr-FR"/>
        </w:rPr>
        <w:t>.</w:t>
      </w:r>
    </w:p>
    <w:p w:rsidR="00EE60DA" w:rsidRPr="007C3A0F" w:rsidRDefault="00EE60DA" w:rsidP="00EE60DA">
      <w:pPr>
        <w:pStyle w:val="Heading2"/>
      </w:pPr>
      <w:bookmarkStart w:id="283" w:name="_Toc150746570"/>
      <w:bookmarkStart w:id="284" w:name="_Toc284246066"/>
      <w:bookmarkStart w:id="285" w:name="_Toc326913470"/>
      <w:bookmarkStart w:id="286" w:name="_Toc392074162"/>
      <w:bookmarkStart w:id="287" w:name="_Toc149918234"/>
      <w:r w:rsidRPr="001A5CC7">
        <w:t xml:space="preserve">Comment installer </w:t>
      </w:r>
      <w:bookmarkStart w:id="288" w:name="_Toc163496591"/>
      <w:bookmarkEnd w:id="283"/>
      <w:r>
        <w:rPr>
          <w:noProof/>
        </w:rPr>
        <w:t>l</w:t>
      </w:r>
      <w:r w:rsidRPr="007C3A0F">
        <w:rPr>
          <w:noProof/>
        </w:rPr>
        <w:t>es composants système nécessaires</w:t>
      </w:r>
      <w:bookmarkEnd w:id="284"/>
      <w:bookmarkEnd w:id="285"/>
      <w:bookmarkEnd w:id="286"/>
      <w:bookmarkEnd w:id="288"/>
    </w:p>
    <w:p w:rsidR="00EE60DA" w:rsidRDefault="00EE60DA" w:rsidP="00EE60DA">
      <w:r w:rsidRPr="00F00F0F">
        <w:rPr>
          <w:noProof/>
        </w:rPr>
        <w:t xml:space="preserve">Vous trouverez ci-dessous la procédure d’installation </w:t>
      </w:r>
      <w:r>
        <w:rPr>
          <w:noProof/>
        </w:rPr>
        <w:t xml:space="preserve">succinte </w:t>
      </w:r>
      <w:r w:rsidRPr="00F00F0F">
        <w:rPr>
          <w:noProof/>
        </w:rPr>
        <w:t xml:space="preserve">pour la mise en place d’un environnement de développement </w:t>
      </w:r>
      <w:r>
        <w:rPr>
          <w:noProof/>
        </w:rPr>
        <w:t xml:space="preserve">et de test </w:t>
      </w:r>
      <w:r w:rsidRPr="00F00F0F">
        <w:rPr>
          <w:noProof/>
        </w:rPr>
        <w:t xml:space="preserve">pour </w:t>
      </w:r>
      <w:r>
        <w:rPr>
          <w:noProof/>
        </w:rPr>
        <w:t xml:space="preserve">le Kit de démarrage sur une plateforme Windows 7 ou Windows Server 2008 R2 </w:t>
      </w:r>
      <w:r w:rsidRPr="00F00F0F">
        <w:rPr>
          <w:noProof/>
        </w:rPr>
        <w:t>:</w:t>
      </w:r>
      <w:r w:rsidRPr="00F00F0F">
        <w:t xml:space="preserve"> </w:t>
      </w:r>
    </w:p>
    <w:p w:rsidR="00EE60DA" w:rsidRDefault="00EE60DA" w:rsidP="00EE60DA">
      <w:pPr>
        <w:pStyle w:val="ListNumber"/>
        <w:tabs>
          <w:tab w:val="clear" w:pos="360"/>
          <w:tab w:val="num" w:pos="717"/>
        </w:tabs>
        <w:ind w:left="720"/>
        <w:jc w:val="left"/>
      </w:pPr>
      <w:bookmarkStart w:id="289" w:name="_Hlt163274592"/>
      <w:r w:rsidRPr="00B759FB">
        <w:rPr>
          <w:noProof/>
        </w:rPr>
        <w:t>Installe</w:t>
      </w:r>
      <w:r>
        <w:rPr>
          <w:noProof/>
        </w:rPr>
        <w:t>r</w:t>
      </w:r>
      <w:r w:rsidRPr="00B759FB">
        <w:rPr>
          <w:noProof/>
        </w:rPr>
        <w:t xml:space="preserve"> </w:t>
      </w:r>
      <w:r w:rsidRPr="00B759FB">
        <w:t xml:space="preserve">Internet Information Services (IIS) </w:t>
      </w:r>
      <w:r>
        <w:t>7</w:t>
      </w:r>
      <w:r w:rsidRPr="00B759FB">
        <w:t>.</w:t>
      </w:r>
      <w:r>
        <w:t>5,</w:t>
      </w:r>
    </w:p>
    <w:p w:rsidR="00EE60DA" w:rsidRPr="00B759FB" w:rsidRDefault="00EE60DA" w:rsidP="00EE60DA">
      <w:pPr>
        <w:pStyle w:val="ListNumber"/>
        <w:tabs>
          <w:tab w:val="clear" w:pos="360"/>
          <w:tab w:val="num" w:pos="717"/>
        </w:tabs>
        <w:ind w:left="720"/>
        <w:jc w:val="left"/>
      </w:pPr>
      <w:r w:rsidRPr="00B759FB">
        <w:rPr>
          <w:noProof/>
        </w:rPr>
        <w:t>Installe</w:t>
      </w:r>
      <w:r>
        <w:rPr>
          <w:noProof/>
        </w:rPr>
        <w:t>r</w:t>
      </w:r>
      <w:r w:rsidRPr="00B759FB">
        <w:rPr>
          <w:noProof/>
        </w:rPr>
        <w:t xml:space="preserve"> </w:t>
      </w:r>
      <w:r>
        <w:rPr>
          <w:noProof/>
        </w:rPr>
        <w:t xml:space="preserve">le </w:t>
      </w:r>
      <w:r w:rsidRPr="00B759FB">
        <w:t xml:space="preserve">Microsoft Framework .NET </w:t>
      </w:r>
      <w:r>
        <w:t xml:space="preserve"> 4</w:t>
      </w:r>
      <w:r w:rsidRPr="00B759FB">
        <w:t>.0</w:t>
      </w:r>
      <w:r>
        <w:rPr>
          <w:noProof/>
        </w:rPr>
        <w:t>,</w:t>
      </w:r>
      <w:r w:rsidRPr="00B759FB">
        <w:t xml:space="preserve"> </w:t>
      </w:r>
    </w:p>
    <w:bookmarkEnd w:id="289"/>
    <w:p w:rsidR="00EE60DA" w:rsidRPr="00F00F0F" w:rsidRDefault="00EE60DA" w:rsidP="00EE60DA">
      <w:pPr>
        <w:pStyle w:val="ListNumber"/>
        <w:tabs>
          <w:tab w:val="clear" w:pos="360"/>
          <w:tab w:val="num" w:pos="717"/>
        </w:tabs>
        <w:ind w:left="720"/>
        <w:jc w:val="left"/>
      </w:pPr>
      <w:r w:rsidRPr="00CB3B79">
        <w:rPr>
          <w:noProof/>
        </w:rPr>
        <w:t>Installe</w:t>
      </w:r>
      <w:r>
        <w:rPr>
          <w:noProof/>
        </w:rPr>
        <w:t>r</w:t>
      </w:r>
      <w:r w:rsidRPr="00CB3B79">
        <w:rPr>
          <w:noProof/>
        </w:rPr>
        <w:t xml:space="preserve"> Microsoft Visual Studio 20</w:t>
      </w:r>
      <w:r>
        <w:rPr>
          <w:noProof/>
        </w:rPr>
        <w:t>10,</w:t>
      </w:r>
    </w:p>
    <w:p w:rsidR="00EE60DA" w:rsidRDefault="00EE60DA" w:rsidP="00EE60DA">
      <w:pPr>
        <w:pStyle w:val="ListNumber"/>
        <w:tabs>
          <w:tab w:val="clear" w:pos="360"/>
          <w:tab w:val="num" w:pos="717"/>
        </w:tabs>
        <w:ind w:left="720"/>
      </w:pPr>
      <w:r>
        <w:rPr>
          <w:noProof/>
        </w:rPr>
        <w:t xml:space="preserve">Enfin utiliser le programme d’installation de </w:t>
      </w:r>
      <w:r w:rsidRPr="0012783D">
        <w:rPr>
          <w:noProof/>
        </w:rPr>
        <w:t>la plateforme Web Microsoft 4.0 pour installer le Kit de développement Windows Azure 1.6 pour .NET (Novembre 2011),</w:t>
      </w:r>
      <w:r>
        <w:rPr>
          <w:noProof/>
        </w:rPr>
        <w:t xml:space="preserve"> avec leurs prérequis et correctifs logiciels associés</w:t>
      </w:r>
      <w:del w:id="290" w:author="Nazer Aminou" w:date="2014-07-02T18:14:00Z">
        <w:r w:rsidDel="00A31A54">
          <w:rPr>
            <w:noProof/>
          </w:rPr>
          <w:delText>, ainsi que le kit de développement Silverlight 4</w:delText>
        </w:r>
      </w:del>
      <w:r>
        <w:rPr>
          <w:noProof/>
        </w:rPr>
        <w:t>.</w:t>
      </w:r>
      <w:bookmarkEnd w:id="287"/>
    </w:p>
    <w:p w:rsidR="00701D74" w:rsidRDefault="00701D74" w:rsidP="00701D74">
      <w:pPr>
        <w:pStyle w:val="Heading1"/>
      </w:pPr>
      <w:bookmarkStart w:id="291" w:name="_Toc392074163"/>
      <w:bookmarkStart w:id="292" w:name="_Toc326913471"/>
      <w:r>
        <w:lastRenderedPageBreak/>
        <w:t xml:space="preserve">Obtention des sources du kit de démarrage ODAF </w:t>
      </w:r>
      <w:proofErr w:type="spellStart"/>
      <w:r>
        <w:t>Openturf</w:t>
      </w:r>
      <w:bookmarkEnd w:id="291"/>
      <w:proofErr w:type="spellEnd"/>
    </w:p>
    <w:p w:rsidR="00701D74" w:rsidRDefault="00701D74" w:rsidP="00701D74">
      <w:r>
        <w:t xml:space="preserve">La solution communautaire ODAF </w:t>
      </w:r>
      <w:proofErr w:type="spellStart"/>
      <w:r>
        <w:t>Openturf</w:t>
      </w:r>
      <w:proofErr w:type="spellEnd"/>
      <w:r>
        <w:t xml:space="preserve"> est disponible sur la forge </w:t>
      </w:r>
      <w:proofErr w:type="spellStart"/>
      <w:r>
        <w:t>GitHub</w:t>
      </w:r>
      <w:proofErr w:type="spellEnd"/>
      <w:r>
        <w:t xml:space="preserve"> à l’adresse </w:t>
      </w:r>
      <w:hyperlink r:id="rId70" w:history="1">
        <w:r w:rsidRPr="000860E1">
          <w:rPr>
            <w:rStyle w:val="Hyperlink"/>
            <w:rFonts w:eastAsiaTheme="majorEastAsia"/>
          </w:rPr>
          <w:t>https://github.com/openlab/Openturf</w:t>
        </w:r>
      </w:hyperlink>
      <w:r>
        <w:t>.</w:t>
      </w:r>
    </w:p>
    <w:p w:rsidR="00701D74" w:rsidRDefault="00701D74" w:rsidP="00701D74">
      <w:r>
        <w:t xml:space="preserve">Les solutions communautaires évoluant avec l’investissement de la communauté, il est souhaitable de vos assurer que vous disposez de la dernière version, ne serait-ce que pour bénéficier, le cas échéant, de l’ensemble des correctifs. </w:t>
      </w:r>
    </w:p>
    <w:p w:rsidR="00701D74" w:rsidRDefault="00701D74" w:rsidP="00701D74">
      <w:r w:rsidRPr="00EE76C4">
        <w:rPr>
          <w:noProof/>
          <w:lang w:val="en-US" w:eastAsia="en-US"/>
        </w:rPr>
        <w:drawing>
          <wp:inline distT="0" distB="0" distL="0" distR="0" wp14:anchorId="79C7898B" wp14:editId="76F49B1E">
            <wp:extent cx="885825" cy="390525"/>
            <wp:effectExtent l="0" t="0" r="9525" b="9525"/>
            <wp:docPr id="7" name="Image 7" descr="imag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701D74" w:rsidRDefault="00701D74" w:rsidP="00701D74">
      <w:r>
        <w:t xml:space="preserve">Pour télécharger les sources depuis la forge </w:t>
      </w:r>
      <w:proofErr w:type="spellStart"/>
      <w:r>
        <w:t>GitHub</w:t>
      </w:r>
      <w:proofErr w:type="spellEnd"/>
      <w:r>
        <w:t xml:space="preserve">, le moyen le plus simple et rapide est de cliquer directement sur le bouton ZIP. </w:t>
      </w:r>
    </w:p>
    <w:p w:rsidR="00701D74" w:rsidRDefault="00701D74" w:rsidP="00701D74">
      <w:pPr>
        <w:jc w:val="center"/>
      </w:pPr>
      <w:r>
        <w:rPr>
          <w:noProof/>
          <w:snapToGrid/>
          <w:lang w:val="en-US" w:eastAsia="en-US"/>
          <w14:ligatures w14:val="standard"/>
        </w:rPr>
        <w:drawing>
          <wp:inline distT="0" distB="0" distL="0" distR="0" wp14:anchorId="20EFD765" wp14:editId="2C26FD28">
            <wp:extent cx="2170800" cy="309600"/>
            <wp:effectExtent l="0" t="0" r="1270" b="0"/>
            <wp:docPr id="1120" name="Image 1120" descr="C:\Users\t-rolivi\Desktop\getsolution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olivi\Desktop\getsolutiongithub.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0800" cy="309600"/>
                    </a:xfrm>
                    <a:prstGeom prst="rect">
                      <a:avLst/>
                    </a:prstGeom>
                    <a:noFill/>
                    <a:ln>
                      <a:noFill/>
                    </a:ln>
                  </pic:spPr>
                </pic:pic>
              </a:graphicData>
            </a:graphic>
          </wp:inline>
        </w:drawing>
      </w:r>
    </w:p>
    <w:p w:rsidR="00701D74" w:rsidRDefault="00701D74" w:rsidP="00701D74">
      <w:r>
        <w:t xml:space="preserve">S’il constitue le moyen le plus simple, les autres options se révèlent plus adaptées pour mettre en place une gestion de versions. </w:t>
      </w:r>
    </w:p>
    <w:p w:rsidR="00701D74" w:rsidRDefault="00701D74" w:rsidP="00701D74">
      <w:r w:rsidRPr="003055BB">
        <w:rPr>
          <w:noProof/>
          <w:lang w:val="en-US" w:eastAsia="en-US"/>
        </w:rPr>
        <w:drawing>
          <wp:inline distT="0" distB="0" distL="0" distR="0" wp14:anchorId="6ECABB99" wp14:editId="728BD524">
            <wp:extent cx="838200" cy="399415"/>
            <wp:effectExtent l="0" t="0" r="0" b="635"/>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74">
                      <a:extLst>
                        <a:ext uri="{28A0092B-C50C-407E-A947-70E740481C1C}">
                          <a14:useLocalDpi xmlns:a14="http://schemas.microsoft.com/office/drawing/2010/main" val="0"/>
                        </a:ext>
                      </a:extLst>
                    </a:blip>
                    <a:stretch>
                      <a:fillRect/>
                    </a:stretch>
                  </pic:blipFill>
                  <pic:spPr>
                    <a:xfrm>
                      <a:off x="0" y="0"/>
                      <a:ext cx="838200" cy="399415"/>
                    </a:xfrm>
                    <a:prstGeom prst="rect">
                      <a:avLst/>
                    </a:prstGeom>
                  </pic:spPr>
                </pic:pic>
              </a:graphicData>
            </a:graphic>
          </wp:inline>
        </w:drawing>
      </w:r>
    </w:p>
    <w:p w:rsidR="00701D74" w:rsidRDefault="00701D74" w:rsidP="00701D74">
      <w:r>
        <w:t xml:space="preserve">A ce titre, nous vous invitons à consulter les billets </w:t>
      </w:r>
      <w:hyperlink r:id="rId75" w:history="1">
        <w:r w:rsidRPr="00F5726B">
          <w:rPr>
            <w:rStyle w:val="Hyperlink"/>
            <w:rFonts w:eastAsiaTheme="majorEastAsia"/>
            <w:smallCaps/>
          </w:rPr>
          <w:t xml:space="preserve">OGDI </w:t>
        </w:r>
        <w:proofErr w:type="spellStart"/>
        <w:r w:rsidRPr="00F5726B">
          <w:rPr>
            <w:rStyle w:val="Hyperlink"/>
            <w:rFonts w:eastAsiaTheme="majorEastAsia"/>
            <w:smallCaps/>
          </w:rPr>
          <w:t>DataLab</w:t>
        </w:r>
        <w:proofErr w:type="spellEnd"/>
        <w:r w:rsidRPr="00F5726B">
          <w:rPr>
            <w:rStyle w:val="Hyperlink"/>
            <w:rFonts w:eastAsiaTheme="majorEastAsia"/>
            <w:smallCaps/>
          </w:rPr>
          <w:t xml:space="preserve"> sur </w:t>
        </w:r>
        <w:proofErr w:type="spellStart"/>
        <w:r w:rsidRPr="00F5726B">
          <w:rPr>
            <w:rStyle w:val="Hyperlink"/>
            <w:rFonts w:eastAsiaTheme="majorEastAsia"/>
            <w:smallCaps/>
          </w:rPr>
          <w:t>GitHub</w:t>
        </w:r>
        <w:proofErr w:type="spellEnd"/>
        <w:r w:rsidRPr="00F5726B">
          <w:rPr>
            <w:rStyle w:val="Hyperlink"/>
            <w:rFonts w:eastAsiaTheme="majorEastAsia"/>
            <w:smallCaps/>
          </w:rPr>
          <w:t> ! Impliquez-vous dans la communauté</w:t>
        </w:r>
      </w:hyperlink>
      <w:r>
        <w:rPr>
          <w:rStyle w:val="FootnoteReference"/>
          <w:rFonts w:eastAsiaTheme="majorEastAsia"/>
        </w:rPr>
        <w:footnoteReference w:id="38"/>
      </w:r>
      <w:r>
        <w:t xml:space="preserve"> et </w:t>
      </w:r>
      <w:hyperlink r:id="rId76" w:history="1">
        <w:proofErr w:type="spellStart"/>
        <w:r w:rsidRPr="00F5726B">
          <w:rPr>
            <w:rStyle w:val="Hyperlink"/>
            <w:rFonts w:eastAsiaTheme="majorEastAsia"/>
            <w:smallCaps/>
          </w:rPr>
          <w:t>GitHub</w:t>
        </w:r>
        <w:proofErr w:type="spellEnd"/>
        <w:r w:rsidRPr="00F5726B">
          <w:rPr>
            <w:rStyle w:val="Hyperlink"/>
            <w:rFonts w:eastAsiaTheme="majorEastAsia"/>
            <w:smallCaps/>
          </w:rPr>
          <w:t xml:space="preserve"> for Windows</w:t>
        </w:r>
      </w:hyperlink>
      <w:r>
        <w:rPr>
          <w:rStyle w:val="FootnoteReference"/>
          <w:rFonts w:eastAsiaTheme="majorEastAsia"/>
        </w:rPr>
        <w:footnoteReference w:id="39"/>
      </w:r>
      <w:r>
        <w:t xml:space="preserve">, tous deux présents sur le blog MSDN </w:t>
      </w:r>
      <w:hyperlink r:id="rId77" w:history="1">
        <w:r>
          <w:rPr>
            <w:rStyle w:val="Hyperlink"/>
            <w:rFonts w:eastAsiaTheme="majorEastAsia"/>
          </w:rPr>
          <w:t>Open Data France</w:t>
        </w:r>
      </w:hyperlink>
      <w:r>
        <w:rPr>
          <w:rStyle w:val="FootnoteReference"/>
          <w:rFonts w:eastAsiaTheme="majorEastAsia"/>
        </w:rPr>
        <w:footnoteReference w:id="40"/>
      </w:r>
      <w:r>
        <w:t xml:space="preserve">. </w:t>
      </w:r>
    </w:p>
    <w:p w:rsidR="00701D74" w:rsidRPr="003055BB" w:rsidRDefault="00701D74" w:rsidP="00701D74">
      <w:r>
        <w:t>Par ailleurs, L’environnement Visual Studio 2012 propose depuis l’</w:t>
      </w:r>
      <w:hyperlink r:id="rId78" w:history="1">
        <w:r w:rsidRPr="003055BB">
          <w:rPr>
            <w:rStyle w:val="Hyperlink"/>
            <w:rFonts w:eastAsiaTheme="majorEastAsia"/>
          </w:rPr>
          <w:t>Update 2</w:t>
        </w:r>
      </w:hyperlink>
      <w:r>
        <w:rPr>
          <w:rStyle w:val="FootnoteReference"/>
        </w:rPr>
        <w:footnoteReference w:id="41"/>
      </w:r>
      <w:r>
        <w:t xml:space="preserve"> avec les </w:t>
      </w:r>
      <w:hyperlink r:id="rId79" w:history="1">
        <w:r w:rsidRPr="003055BB">
          <w:rPr>
            <w:rStyle w:val="Hyperlink"/>
            <w:rFonts w:eastAsiaTheme="majorEastAsia"/>
          </w:rPr>
          <w:t>outils Visual Studio pour Git</w:t>
        </w:r>
      </w:hyperlink>
      <w:r>
        <w:rPr>
          <w:rStyle w:val="FootnoteReference"/>
        </w:rPr>
        <w:footnoteReference w:id="42"/>
      </w:r>
      <w:r>
        <w:t xml:space="preserve"> une intégration directe avec </w:t>
      </w:r>
      <w:proofErr w:type="spellStart"/>
      <w:r>
        <w:t>GitHub</w:t>
      </w:r>
      <w:proofErr w:type="spellEnd"/>
      <w:r>
        <w:t xml:space="preserve">. </w:t>
      </w:r>
      <w:r w:rsidRPr="003055BB">
        <w:t xml:space="preserve">L’article </w:t>
      </w:r>
      <w:hyperlink r:id="rId80" w:history="1">
        <w:proofErr w:type="spellStart"/>
        <w:r w:rsidRPr="003055BB">
          <w:rPr>
            <w:rStyle w:val="Hyperlink"/>
            <w:rFonts w:eastAsiaTheme="majorEastAsia"/>
            <w:smallCaps/>
          </w:rPr>
          <w:t>Integrating</w:t>
        </w:r>
        <w:proofErr w:type="spellEnd"/>
        <w:r w:rsidRPr="003055BB">
          <w:rPr>
            <w:rStyle w:val="Hyperlink"/>
            <w:rFonts w:eastAsiaTheme="majorEastAsia"/>
            <w:smallCaps/>
          </w:rPr>
          <w:t xml:space="preserve"> and </w:t>
        </w:r>
        <w:proofErr w:type="spellStart"/>
        <w:r w:rsidRPr="003055BB">
          <w:rPr>
            <w:rStyle w:val="Hyperlink"/>
            <w:rFonts w:eastAsiaTheme="majorEastAsia"/>
            <w:smallCaps/>
          </w:rPr>
          <w:t>Using</w:t>
        </w:r>
        <w:proofErr w:type="spellEnd"/>
        <w:r w:rsidRPr="003055BB">
          <w:rPr>
            <w:rStyle w:val="Hyperlink"/>
            <w:rFonts w:eastAsiaTheme="majorEastAsia"/>
            <w:smallCaps/>
          </w:rPr>
          <w:t xml:space="preserve"> </w:t>
        </w:r>
        <w:proofErr w:type="spellStart"/>
        <w:r w:rsidRPr="003055BB">
          <w:rPr>
            <w:rStyle w:val="Hyperlink"/>
            <w:rFonts w:eastAsiaTheme="majorEastAsia"/>
            <w:smallCaps/>
          </w:rPr>
          <w:t>Github</w:t>
        </w:r>
        <w:proofErr w:type="spellEnd"/>
        <w:r w:rsidRPr="003055BB">
          <w:rPr>
            <w:rStyle w:val="Hyperlink"/>
            <w:rFonts w:eastAsiaTheme="majorEastAsia"/>
            <w:smallCaps/>
          </w:rPr>
          <w:t xml:space="preserve"> in Visual Studio 2012</w:t>
        </w:r>
      </w:hyperlink>
      <w:r>
        <w:rPr>
          <w:rStyle w:val="FootnoteReference"/>
        </w:rPr>
        <w:footnoteReference w:id="43"/>
      </w:r>
      <w:r>
        <w:rPr>
          <w:smallCaps/>
        </w:rPr>
        <w:t xml:space="preserve"> </w:t>
      </w:r>
      <w:r w:rsidRPr="003055BB">
        <w:t>vous propose un guide pas-à-pas dans ce contexte.</w:t>
      </w:r>
    </w:p>
    <w:p w:rsidR="00701D74" w:rsidRPr="00022A8A" w:rsidRDefault="00701D74" w:rsidP="00701D74">
      <w:r>
        <w:t>Quelle que soit l’approche retenue, et une fois, les sources téléchargées, nous vous invitons à passer à la section suivante.</w:t>
      </w:r>
    </w:p>
    <w:p w:rsidR="00EE60DA" w:rsidRDefault="00EE60DA" w:rsidP="00EE60DA">
      <w:pPr>
        <w:pStyle w:val="Heading1"/>
      </w:pPr>
      <w:bookmarkStart w:id="293" w:name="_Toc392074164"/>
      <w:r>
        <w:lastRenderedPageBreak/>
        <w:t xml:space="preserve">Contenu du Kit de démarrage </w:t>
      </w:r>
      <w:bookmarkEnd w:id="270"/>
      <w:r>
        <w:t xml:space="preserve">ODAF </w:t>
      </w:r>
      <w:proofErr w:type="spellStart"/>
      <w:r>
        <w:t>Openturf</w:t>
      </w:r>
      <w:bookmarkEnd w:id="292"/>
      <w:bookmarkEnd w:id="293"/>
      <w:proofErr w:type="spellEnd"/>
    </w:p>
    <w:p w:rsidR="00EE60DA" w:rsidRPr="00BC1827" w:rsidRDefault="00EE60DA" w:rsidP="00EE60DA">
      <w:pPr>
        <w:rPr>
          <w:rFonts w:cstheme="minorHAnsi"/>
        </w:rPr>
      </w:pPr>
      <w:bookmarkStart w:id="294" w:name="_Ref149797208"/>
      <w:r w:rsidRPr="00BC1827">
        <w:rPr>
          <w:rFonts w:cstheme="minorHAnsi"/>
        </w:rPr>
        <w:t xml:space="preserve">Le Kit de démarrage </w:t>
      </w:r>
      <w:r>
        <w:rPr>
          <w:rFonts w:cstheme="minorHAnsi"/>
        </w:rPr>
        <w:t xml:space="preserve">ODAF </w:t>
      </w:r>
      <w:proofErr w:type="spellStart"/>
      <w:r>
        <w:rPr>
          <w:rFonts w:cstheme="minorHAnsi"/>
        </w:rPr>
        <w:t>Openturf</w:t>
      </w:r>
      <w:proofErr w:type="spellEnd"/>
      <w:r w:rsidRPr="00BC1827">
        <w:rPr>
          <w:rFonts w:cstheme="minorHAnsi"/>
        </w:rPr>
        <w:t xml:space="preserve"> s’articule autour de cinq composants :</w:t>
      </w:r>
    </w:p>
    <w:p w:rsidR="00EE60DA" w:rsidRPr="00BC1827" w:rsidRDefault="0012783D" w:rsidP="009C29DF">
      <w:pPr>
        <w:pStyle w:val="ListParagraph"/>
        <w:numPr>
          <w:ilvl w:val="0"/>
          <w:numId w:val="28"/>
        </w:numPr>
        <w:contextualSpacing w:val="0"/>
        <w:rPr>
          <w:rFonts w:cstheme="minorHAnsi"/>
        </w:rPr>
      </w:pPr>
      <w:r>
        <w:rPr>
          <w:rFonts w:cstheme="minorHAnsi"/>
          <w:b/>
          <w:bCs/>
        </w:rPr>
        <w:t>Base de données</w:t>
      </w:r>
      <w:r>
        <w:rPr>
          <w:rFonts w:cstheme="minorHAnsi"/>
        </w:rPr>
        <w:t>.</w:t>
      </w:r>
      <w:r w:rsidR="00EE60DA" w:rsidRPr="00BC1827">
        <w:rPr>
          <w:rFonts w:cstheme="minorHAnsi"/>
        </w:rPr>
        <w:t xml:space="preserve">  Le Kit de démarrage </w:t>
      </w:r>
      <w:r w:rsidR="00EE60DA">
        <w:rPr>
          <w:rFonts w:cstheme="minorHAnsi"/>
        </w:rPr>
        <w:t xml:space="preserve">ODAF </w:t>
      </w:r>
      <w:proofErr w:type="spellStart"/>
      <w:r w:rsidR="00EE60DA">
        <w:rPr>
          <w:rFonts w:cstheme="minorHAnsi"/>
        </w:rPr>
        <w:t>Openturf</w:t>
      </w:r>
      <w:proofErr w:type="spellEnd"/>
      <w:r w:rsidR="00EE60DA" w:rsidRPr="00BC1827">
        <w:rPr>
          <w:rFonts w:cstheme="minorHAnsi"/>
        </w:rPr>
        <w:t xml:space="preserve"> utilise une base de données Microsoft SQL Server 2008, Microsoft SQL Server 2008 R2 ou Microsoft SQL Azure afin de stocker les données nécessaires à son exécution, à savoir les commentaires, les données et les comptes des utilisateurs. Les scripts de création de la base de données, de réinitialisation des données et de suppression de la base de données sont fournis </w:t>
      </w:r>
      <w:r w:rsidR="00EE60DA">
        <w:rPr>
          <w:rFonts w:cstheme="minorHAnsi"/>
        </w:rPr>
        <w:t>avec le kit</w:t>
      </w:r>
      <w:r w:rsidR="00EE60DA" w:rsidRPr="00BC1827">
        <w:rPr>
          <w:rFonts w:cstheme="minorHAnsi"/>
        </w:rPr>
        <w:t xml:space="preserve">. </w:t>
      </w:r>
    </w:p>
    <w:p w:rsidR="00EE60DA" w:rsidRPr="00BC1827" w:rsidRDefault="00EE60DA" w:rsidP="009C29DF">
      <w:pPr>
        <w:pStyle w:val="ListParagraph"/>
        <w:numPr>
          <w:ilvl w:val="0"/>
          <w:numId w:val="28"/>
        </w:numPr>
        <w:contextualSpacing w:val="0"/>
        <w:rPr>
          <w:rFonts w:cstheme="minorHAnsi"/>
        </w:rPr>
      </w:pPr>
      <w:r w:rsidRPr="0012783D">
        <w:rPr>
          <w:rFonts w:cstheme="minorHAnsi"/>
          <w:b/>
          <w:bCs/>
          <w:lang w:val="en-US"/>
        </w:rPr>
        <w:t>Site Web ASP.NET MVC</w:t>
      </w:r>
      <w:r w:rsidR="0012783D" w:rsidRPr="0012783D">
        <w:rPr>
          <w:rFonts w:cstheme="minorHAnsi"/>
          <w:lang w:val="en-US"/>
        </w:rPr>
        <w:t>.</w:t>
      </w:r>
      <w:r w:rsidRPr="0012783D">
        <w:rPr>
          <w:rFonts w:cstheme="minorHAnsi"/>
          <w:lang w:val="en-US"/>
        </w:rPr>
        <w:t xml:space="preserve"> </w:t>
      </w:r>
      <w:r w:rsidRPr="00BC1827">
        <w:rPr>
          <w:rFonts w:cstheme="minorHAnsi"/>
        </w:rPr>
        <w:t xml:space="preserve">Le site Web expose une couche de services </w:t>
      </w:r>
      <w:proofErr w:type="spellStart"/>
      <w:r w:rsidRPr="00BC1827">
        <w:rPr>
          <w:rFonts w:cstheme="minorHAnsi"/>
        </w:rPr>
        <w:t>RESTful</w:t>
      </w:r>
      <w:proofErr w:type="spellEnd"/>
      <w:r w:rsidRPr="00BC1827">
        <w:rPr>
          <w:rFonts w:cstheme="minorHAnsi"/>
        </w:rPr>
        <w:t xml:space="preserve"> consommés par les applications modèle de la solution pour lire les flux de données KML, et interagir avec les données utilisateurs stockées dans la base de données (tags, commentaires, notes, profils, etc.). </w:t>
      </w:r>
    </w:p>
    <w:p w:rsidR="00EE60DA" w:rsidRPr="00BC1827" w:rsidRDefault="00EE60DA" w:rsidP="00EE60DA">
      <w:pPr>
        <w:pStyle w:val="ListNumber"/>
        <w:numPr>
          <w:ilvl w:val="0"/>
          <w:numId w:val="0"/>
        </w:numPr>
        <w:ind w:left="720"/>
        <w:rPr>
          <w:rFonts w:cstheme="minorHAnsi"/>
        </w:rPr>
      </w:pPr>
      <w:r w:rsidRPr="00BC1827">
        <w:rPr>
          <w:rFonts w:cstheme="minorHAnsi"/>
        </w:rPr>
        <w:t xml:space="preserve">Le site Web suit l’architecture Modèle-Vue-Contrôleur (MVC). </w:t>
      </w:r>
      <w:r w:rsidRPr="00BC1827">
        <w:rPr>
          <w:rFonts w:cstheme="minorHAnsi"/>
          <w:bCs/>
        </w:rPr>
        <w:t>L’architecture</w:t>
      </w:r>
      <w:r w:rsidRPr="00BC1827">
        <w:rPr>
          <w:rFonts w:cstheme="minorHAnsi"/>
        </w:rPr>
        <w:t xml:space="preserve"> MVC est une façon d'organiser une interface graphique, mais également et surtout une façon d’architecturer un code source en respectant le principe de responsabilité unique, le principe de séparation des préoccupations et répondre aux problématiques de testabilité du code. Ce paradigme divise l’interface de l’application en un modèle (modèle de données), une vue (présentation, interface utilisateur) et un contrôleur (logique de contrôle, gestion des événements, synchronisation), chacun ayant un rôle précis dans l'interface.</w:t>
      </w:r>
    </w:p>
    <w:p w:rsidR="00EE60DA" w:rsidRPr="00BC1827" w:rsidRDefault="00EE60DA" w:rsidP="00EE60DA">
      <w:pPr>
        <w:pStyle w:val="ListNumber"/>
        <w:numPr>
          <w:ilvl w:val="0"/>
          <w:numId w:val="0"/>
        </w:numPr>
        <w:ind w:left="720"/>
        <w:rPr>
          <w:rFonts w:cstheme="minorHAnsi"/>
        </w:rPr>
      </w:pPr>
      <w:r w:rsidRPr="00BC1827">
        <w:rPr>
          <w:rFonts w:cstheme="minorHAnsi"/>
        </w:rPr>
        <w:t xml:space="preserve">Une telle architecture s’adapte très bien à la création de services </w:t>
      </w:r>
      <w:proofErr w:type="spellStart"/>
      <w:r w:rsidRPr="00BC1827">
        <w:rPr>
          <w:rFonts w:cstheme="minorHAnsi"/>
        </w:rPr>
        <w:t>RESTful</w:t>
      </w:r>
      <w:proofErr w:type="spellEnd"/>
      <w:r w:rsidRPr="00BC1827">
        <w:rPr>
          <w:rFonts w:cstheme="minorHAnsi"/>
        </w:rPr>
        <w:t>. En effet, une URL permet d’accéder à une ressource, c’est-à-dire, dans le cas, présent un contrôleur qui va invoquer une action côté serveur et retourner en guise de vue des données au format JSON aux consommateurs du service, en l’occurrence ici les modèles suivants d’application.</w:t>
      </w:r>
    </w:p>
    <w:p w:rsidR="00EE60DA" w:rsidRDefault="0012783D" w:rsidP="009C29DF">
      <w:pPr>
        <w:pStyle w:val="ListParagraph"/>
        <w:numPr>
          <w:ilvl w:val="0"/>
          <w:numId w:val="28"/>
        </w:numPr>
        <w:rPr>
          <w:ins w:id="295" w:author="Nazer Aminou" w:date="2014-07-01T16:17:00Z"/>
          <w:rFonts w:cstheme="minorHAnsi"/>
        </w:rPr>
      </w:pPr>
      <w:r w:rsidRPr="008E72E2">
        <w:rPr>
          <w:rFonts w:cstheme="minorHAnsi"/>
          <w:b/>
          <w:bCs/>
          <w:lang w:val="en-US"/>
          <w:rPrChange w:id="296" w:author="Nazer Aminou" w:date="2014-07-01T16:15:00Z">
            <w:rPr>
              <w:rFonts w:cstheme="minorHAnsi"/>
              <w:b/>
              <w:bCs/>
            </w:rPr>
          </w:rPrChange>
        </w:rPr>
        <w:t xml:space="preserve">Application </w:t>
      </w:r>
      <w:del w:id="297" w:author="Nazer Aminou" w:date="2014-07-01T16:15:00Z">
        <w:r w:rsidRPr="008E72E2" w:rsidDel="008E72E2">
          <w:rPr>
            <w:rFonts w:cstheme="minorHAnsi"/>
            <w:b/>
            <w:bCs/>
            <w:lang w:val="en-US"/>
            <w:rPrChange w:id="298" w:author="Nazer Aminou" w:date="2014-07-01T16:15:00Z">
              <w:rPr>
                <w:rFonts w:cstheme="minorHAnsi"/>
                <w:b/>
                <w:bCs/>
              </w:rPr>
            </w:rPrChange>
          </w:rPr>
          <w:delText>Silverlight</w:delText>
        </w:r>
      </w:del>
      <w:ins w:id="299" w:author="Nazer Aminou" w:date="2014-07-01T16:15:00Z">
        <w:r w:rsidR="008E72E2" w:rsidRPr="008E72E2">
          <w:rPr>
            <w:rFonts w:cstheme="minorHAnsi"/>
            <w:b/>
            <w:bCs/>
            <w:lang w:val="en-US"/>
            <w:rPrChange w:id="300" w:author="Nazer Aminou" w:date="2014-07-01T16:15:00Z">
              <w:rPr>
                <w:rFonts w:cstheme="minorHAnsi"/>
                <w:b/>
                <w:bCs/>
              </w:rPr>
            </w:rPrChange>
          </w:rPr>
          <w:t>Web ASP.NET MVC</w:t>
        </w:r>
      </w:ins>
      <w:r w:rsidRPr="008E72E2">
        <w:rPr>
          <w:rFonts w:cstheme="minorHAnsi"/>
          <w:b/>
          <w:bCs/>
          <w:lang w:val="en-US"/>
          <w:rPrChange w:id="301" w:author="Nazer Aminou" w:date="2014-07-01T16:15:00Z">
            <w:rPr>
              <w:rFonts w:cstheme="minorHAnsi"/>
              <w:b/>
              <w:bCs/>
            </w:rPr>
          </w:rPrChange>
        </w:rPr>
        <w:t>.</w:t>
      </w:r>
      <w:r w:rsidR="00EE60DA" w:rsidRPr="008E72E2">
        <w:rPr>
          <w:rFonts w:cstheme="minorHAnsi"/>
          <w:b/>
          <w:bCs/>
          <w:lang w:val="en-US"/>
          <w:rPrChange w:id="302" w:author="Nazer Aminou" w:date="2014-07-01T16:15:00Z">
            <w:rPr>
              <w:rFonts w:cstheme="minorHAnsi"/>
              <w:b/>
              <w:bCs/>
            </w:rPr>
          </w:rPrChange>
        </w:rPr>
        <w:t xml:space="preserve"> </w:t>
      </w:r>
      <w:r w:rsidR="00EE60DA" w:rsidRPr="00BC1827">
        <w:rPr>
          <w:rFonts w:cstheme="minorHAnsi"/>
        </w:rPr>
        <w:t xml:space="preserve">Le cœur de la solution est l’application </w:t>
      </w:r>
      <w:ins w:id="303" w:author="Nazer Aminou" w:date="2014-07-01T16:17:00Z">
        <w:r w:rsidR="008E72E2">
          <w:rPr>
            <w:rFonts w:cstheme="minorHAnsi"/>
          </w:rPr>
          <w:t xml:space="preserve">Web </w:t>
        </w:r>
      </w:ins>
      <w:r w:rsidR="00EE60DA" w:rsidRPr="00BC1827">
        <w:rPr>
          <w:rFonts w:cstheme="minorHAnsi"/>
        </w:rPr>
        <w:t xml:space="preserve">modèle </w:t>
      </w:r>
      <w:del w:id="304" w:author="Nazer Aminou" w:date="2014-07-01T16:15:00Z">
        <w:r w:rsidR="00EE60DA" w:rsidRPr="00BC1827" w:rsidDel="008E72E2">
          <w:rPr>
            <w:rFonts w:cstheme="minorHAnsi"/>
          </w:rPr>
          <w:delText xml:space="preserve">Silverlight </w:delText>
        </w:r>
      </w:del>
      <w:r w:rsidR="00EE60DA" w:rsidRPr="00BC1827">
        <w:rPr>
          <w:rFonts w:cstheme="minorHAnsi"/>
        </w:rPr>
        <w:t>centrée autour d’une carte Bing Cartes sur laquelle les points de données vont être affichés.</w:t>
      </w:r>
    </w:p>
    <w:p w:rsidR="00D44E85" w:rsidRDefault="008E72E2">
      <w:pPr>
        <w:ind w:left="720"/>
        <w:rPr>
          <w:ins w:id="305" w:author="Nazer Aminou" w:date="2014-07-01T16:25:00Z"/>
          <w:rFonts w:cstheme="minorHAnsi"/>
        </w:rPr>
        <w:pPrChange w:id="306" w:author="Nazer Aminou" w:date="2014-07-01T16:25:00Z">
          <w:pPr>
            <w:pStyle w:val="ListParagraph"/>
            <w:numPr>
              <w:numId w:val="28"/>
            </w:numPr>
            <w:ind w:hanging="360"/>
          </w:pPr>
        </w:pPrChange>
      </w:pPr>
      <w:ins w:id="307" w:author="Nazer Aminou" w:date="2014-07-01T16:17:00Z">
        <w:r>
          <w:rPr>
            <w:rFonts w:cstheme="minorHAnsi"/>
          </w:rPr>
          <w:t>Tout comme le site Web</w:t>
        </w:r>
      </w:ins>
      <w:ins w:id="308" w:author="Nazer Aminou" w:date="2014-07-01T16:18:00Z">
        <w:r>
          <w:rPr>
            <w:rFonts w:cstheme="minorHAnsi"/>
          </w:rPr>
          <w:t xml:space="preserve"> permettant d’exposer </w:t>
        </w:r>
      </w:ins>
      <w:ins w:id="309" w:author="Nazer Aminou" w:date="2014-07-01T16:19:00Z">
        <w:r>
          <w:rPr>
            <w:rFonts w:cstheme="minorHAnsi"/>
          </w:rPr>
          <w:t xml:space="preserve">la couche de services </w:t>
        </w:r>
        <w:proofErr w:type="spellStart"/>
        <w:r>
          <w:rPr>
            <w:rFonts w:cstheme="minorHAnsi"/>
          </w:rPr>
          <w:t>RESTful</w:t>
        </w:r>
        <w:proofErr w:type="spellEnd"/>
        <w:r>
          <w:rPr>
            <w:rFonts w:cstheme="minorHAnsi"/>
          </w:rPr>
          <w:t xml:space="preserve">, l’application </w:t>
        </w:r>
      </w:ins>
      <w:ins w:id="310" w:author="Nazer Aminou" w:date="2014-07-01T16:23:00Z">
        <w:r>
          <w:rPr>
            <w:rFonts w:cstheme="minorHAnsi"/>
          </w:rPr>
          <w:t xml:space="preserve">Web </w:t>
        </w:r>
      </w:ins>
      <w:ins w:id="311" w:author="Nazer Aminou" w:date="2014-07-01T16:19:00Z">
        <w:r>
          <w:rPr>
            <w:rFonts w:cstheme="minorHAnsi"/>
          </w:rPr>
          <w:t>modè</w:t>
        </w:r>
        <w:r w:rsidRPr="00B34009">
          <w:rPr>
            <w:rFonts w:cstheme="minorHAnsi"/>
          </w:rPr>
          <w:t xml:space="preserve">le </w:t>
        </w:r>
      </w:ins>
      <w:ins w:id="312" w:author="Nazer Aminou" w:date="2014-07-01T16:22:00Z">
        <w:r>
          <w:rPr>
            <w:rFonts w:cstheme="minorHAnsi"/>
          </w:rPr>
          <w:t xml:space="preserve">suit </w:t>
        </w:r>
      </w:ins>
      <w:ins w:id="313" w:author="Nazer Aminou" w:date="2014-07-01T16:19:00Z">
        <w:r w:rsidRPr="00B34009">
          <w:rPr>
            <w:rFonts w:cstheme="minorHAnsi"/>
          </w:rPr>
          <w:t>e</w:t>
        </w:r>
        <w:r w:rsidRPr="008E72E2">
          <w:rPr>
            <w:rFonts w:cstheme="minorHAnsi"/>
            <w:rPrChange w:id="314" w:author="Nazer Aminou" w:date="2014-07-01T16:19:00Z">
              <w:rPr>
                <w:rFonts w:cstheme="minorHAnsi"/>
                <w:lang w:val="en-US"/>
              </w:rPr>
            </w:rPrChange>
          </w:rPr>
          <w:t>lle aussi</w:t>
        </w:r>
        <w:r>
          <w:rPr>
            <w:rFonts w:cstheme="minorHAnsi"/>
          </w:rPr>
          <w:t xml:space="preserve"> l</w:t>
        </w:r>
      </w:ins>
      <w:ins w:id="315" w:author="Nazer Aminou" w:date="2014-07-01T16:20:00Z">
        <w:r>
          <w:rPr>
            <w:rFonts w:cstheme="minorHAnsi"/>
          </w:rPr>
          <w:t>’architecture Modè</w:t>
        </w:r>
        <w:r w:rsidRPr="008E72E2">
          <w:rPr>
            <w:rFonts w:cstheme="minorHAnsi"/>
            <w:rPrChange w:id="316" w:author="Nazer Aminou" w:date="2014-07-01T16:20:00Z">
              <w:rPr>
                <w:rFonts w:cstheme="minorHAnsi"/>
                <w:lang w:val="en-US"/>
              </w:rPr>
            </w:rPrChange>
          </w:rPr>
          <w:t>le-</w:t>
        </w:r>
        <w:r>
          <w:rPr>
            <w:rFonts w:cstheme="minorHAnsi"/>
          </w:rPr>
          <w:t>Vue-Contrôleur (MVC)</w:t>
        </w:r>
      </w:ins>
      <w:ins w:id="317" w:author="Nazer Aminou" w:date="2014-07-01T16:22:00Z">
        <w:r>
          <w:rPr>
            <w:rFonts w:cstheme="minorHAnsi"/>
          </w:rPr>
          <w:t>.</w:t>
        </w:r>
      </w:ins>
    </w:p>
    <w:p w:rsidR="002149F3" w:rsidRDefault="00D44E85">
      <w:pPr>
        <w:ind w:left="720"/>
        <w:rPr>
          <w:ins w:id="318" w:author="Nazer Aminou" w:date="2014-07-01T17:19:00Z"/>
          <w:rFonts w:cstheme="minorHAnsi"/>
        </w:rPr>
        <w:pPrChange w:id="319" w:author="Nazer Aminou" w:date="2014-07-01T17:19:00Z">
          <w:pPr>
            <w:pStyle w:val="ListParagraph"/>
            <w:numPr>
              <w:numId w:val="28"/>
            </w:numPr>
            <w:ind w:hanging="360"/>
          </w:pPr>
        </w:pPrChange>
      </w:pPr>
      <w:ins w:id="320" w:author="Nazer Aminou" w:date="2014-07-01T16:25:00Z">
        <w:r>
          <w:rPr>
            <w:rFonts w:cstheme="minorHAnsi"/>
          </w:rPr>
          <w:t>L’application Web modè</w:t>
        </w:r>
        <w:r w:rsidRPr="00D44E85">
          <w:rPr>
            <w:rFonts w:cstheme="minorHAnsi"/>
            <w:rPrChange w:id="321" w:author="Nazer Aminou" w:date="2014-07-01T16:27:00Z">
              <w:rPr>
                <w:rFonts w:cstheme="minorHAnsi"/>
                <w:lang w:val="en-US"/>
              </w:rPr>
            </w:rPrChange>
          </w:rPr>
          <w:t>le est compo</w:t>
        </w:r>
      </w:ins>
      <w:ins w:id="322" w:author="Nazer Aminou" w:date="2014-07-01T16:26:00Z">
        <w:r w:rsidRPr="00D44E85">
          <w:rPr>
            <w:rFonts w:cstheme="minorHAnsi"/>
            <w:rPrChange w:id="323" w:author="Nazer Aminou" w:date="2014-07-01T16:27:00Z">
              <w:rPr>
                <w:rFonts w:cstheme="minorHAnsi"/>
                <w:lang w:val="en-US"/>
              </w:rPr>
            </w:rPrChange>
          </w:rPr>
          <w:t>s</w:t>
        </w:r>
        <w:r>
          <w:rPr>
            <w:rFonts w:cstheme="minorHAnsi"/>
          </w:rPr>
          <w:t>é</w:t>
        </w:r>
        <w:r w:rsidRPr="00D44E85">
          <w:rPr>
            <w:rFonts w:cstheme="minorHAnsi"/>
            <w:rPrChange w:id="324" w:author="Nazer Aminou" w:date="2014-07-01T16:27:00Z">
              <w:rPr>
                <w:rFonts w:cstheme="minorHAnsi"/>
                <w:lang w:val="en-US"/>
              </w:rPr>
            </w:rPrChange>
          </w:rPr>
          <w:t>e d’une page publique pour les utilisateurs et d’une page d’administration</w:t>
        </w:r>
      </w:ins>
      <w:ins w:id="325" w:author="Nazer Aminou" w:date="2014-07-01T16:28:00Z">
        <w:r>
          <w:rPr>
            <w:rFonts w:cstheme="minorHAnsi"/>
          </w:rPr>
          <w:t>, dont l’accè</w:t>
        </w:r>
        <w:r w:rsidRPr="00B34009">
          <w:rPr>
            <w:rFonts w:cstheme="minorHAnsi"/>
          </w:rPr>
          <w:t>s</w:t>
        </w:r>
        <w:r w:rsidRPr="00D44E85">
          <w:rPr>
            <w:rFonts w:cstheme="minorHAnsi"/>
            <w:rPrChange w:id="326" w:author="Nazer Aminou" w:date="2014-07-01T16:28:00Z">
              <w:rPr>
                <w:rFonts w:cstheme="minorHAnsi"/>
                <w:lang w:val="en-US"/>
              </w:rPr>
            </w:rPrChange>
          </w:rPr>
          <w:t xml:space="preserve"> est limit</w:t>
        </w:r>
        <w:r>
          <w:rPr>
            <w:rFonts w:cstheme="minorHAnsi"/>
          </w:rPr>
          <w:t>é</w:t>
        </w:r>
        <w:r w:rsidRPr="00D44E85">
          <w:rPr>
            <w:rFonts w:cstheme="minorHAnsi"/>
            <w:rPrChange w:id="327" w:author="Nazer Aminou" w:date="2014-07-01T16:28:00Z">
              <w:rPr>
                <w:rFonts w:cstheme="minorHAnsi"/>
                <w:lang w:val="en-US"/>
              </w:rPr>
            </w:rPrChange>
          </w:rPr>
          <w:t>,</w:t>
        </w:r>
      </w:ins>
      <w:ins w:id="328" w:author="Nazer Aminou" w:date="2014-07-01T16:27:00Z">
        <w:r>
          <w:rPr>
            <w:rFonts w:cstheme="minorHAnsi"/>
          </w:rPr>
          <w:t xml:space="preserve"> </w:t>
        </w:r>
        <w:r w:rsidRPr="00B34009">
          <w:rPr>
            <w:rFonts w:cstheme="minorHAnsi"/>
          </w:rPr>
          <w:t>réserv</w:t>
        </w:r>
        <w:r>
          <w:rPr>
            <w:rFonts w:cstheme="minorHAnsi"/>
          </w:rPr>
          <w:t>ée</w:t>
        </w:r>
        <w:r w:rsidRPr="00B34009">
          <w:rPr>
            <w:rFonts w:cstheme="minorHAnsi"/>
          </w:rPr>
          <w:t xml:space="preserve"> aux administrateurs</w:t>
        </w:r>
      </w:ins>
      <w:ins w:id="329" w:author="Nazer Aminou" w:date="2014-07-01T16:28:00Z">
        <w:r>
          <w:rPr>
            <w:rFonts w:cstheme="minorHAnsi"/>
          </w:rPr>
          <w:t xml:space="preserve">. </w:t>
        </w:r>
      </w:ins>
      <w:ins w:id="330" w:author="Nazer Aminou" w:date="2014-07-01T17:14:00Z">
        <w:r w:rsidR="002149F3">
          <w:rPr>
            <w:rFonts w:cstheme="minorHAnsi"/>
          </w:rPr>
          <w:t>Chacune des pages est basé</w:t>
        </w:r>
        <w:r w:rsidR="002149F3" w:rsidRPr="002149F3">
          <w:rPr>
            <w:rFonts w:cstheme="minorHAnsi"/>
            <w:rPrChange w:id="331" w:author="Nazer Aminou" w:date="2014-07-01T17:15:00Z">
              <w:rPr>
                <w:rFonts w:cstheme="minorHAnsi"/>
                <w:lang w:val="en-US"/>
              </w:rPr>
            </w:rPrChange>
          </w:rPr>
          <w:t xml:space="preserve">e sur un </w:t>
        </w:r>
      </w:ins>
      <w:ins w:id="332" w:author="Nazer Aminou" w:date="2014-07-01T17:16:00Z">
        <w:r w:rsidR="002149F3" w:rsidRPr="00B34009">
          <w:rPr>
            <w:rFonts w:cstheme="minorHAnsi"/>
          </w:rPr>
          <w:t>Controller</w:t>
        </w:r>
      </w:ins>
      <w:ins w:id="333" w:author="Nazer Aminou" w:date="2014-07-01T17:14:00Z">
        <w:r w:rsidR="002149F3" w:rsidRPr="002149F3">
          <w:rPr>
            <w:rFonts w:cstheme="minorHAnsi"/>
            <w:rPrChange w:id="334" w:author="Nazer Aminou" w:date="2014-07-01T17:15:00Z">
              <w:rPr>
                <w:rFonts w:cstheme="minorHAnsi"/>
                <w:lang w:val="en-US"/>
              </w:rPr>
            </w:rPrChange>
          </w:rPr>
          <w:t xml:space="preserve"> qui </w:t>
        </w:r>
      </w:ins>
      <w:ins w:id="335" w:author="Nazer Aminou" w:date="2014-07-01T17:16:00Z">
        <w:r w:rsidR="002149F3" w:rsidRPr="00BC1827">
          <w:rPr>
            <w:rFonts w:cstheme="minorHAnsi"/>
          </w:rPr>
          <w:t xml:space="preserve">dialogue avec le site Web ASP.NET MVC via les services </w:t>
        </w:r>
        <w:proofErr w:type="spellStart"/>
        <w:r w:rsidR="002149F3" w:rsidRPr="00BC1827">
          <w:rPr>
            <w:rFonts w:cstheme="minorHAnsi"/>
          </w:rPr>
          <w:t>RESTful</w:t>
        </w:r>
        <w:proofErr w:type="spellEnd"/>
        <w:r w:rsidR="002149F3" w:rsidRPr="00BC1827">
          <w:rPr>
            <w:rFonts w:cstheme="minorHAnsi"/>
          </w:rPr>
          <w:t xml:space="preserve"> précédents afin de lire les données des flux KML configurés et restituer les points correspondants sur la carte Bing Cartes.</w:t>
        </w:r>
      </w:ins>
    </w:p>
    <w:p w:rsidR="002149F3" w:rsidRPr="00B34009" w:rsidDel="002149F3" w:rsidRDefault="002149F3">
      <w:pPr>
        <w:ind w:left="720"/>
        <w:rPr>
          <w:del w:id="336" w:author="Nazer Aminou" w:date="2014-07-01T17:19:00Z"/>
          <w:rFonts w:cstheme="minorHAnsi"/>
        </w:rPr>
        <w:pPrChange w:id="337" w:author="Nazer Aminou" w:date="2014-07-01T16:25:00Z">
          <w:pPr>
            <w:pStyle w:val="ListParagraph"/>
            <w:numPr>
              <w:numId w:val="28"/>
            </w:numPr>
            <w:ind w:hanging="360"/>
          </w:pPr>
        </w:pPrChange>
      </w:pPr>
    </w:p>
    <w:p w:rsidR="00EE60DA" w:rsidRPr="00BC1827" w:rsidDel="002149F3" w:rsidRDefault="00EE60DA" w:rsidP="00EE60DA">
      <w:pPr>
        <w:pStyle w:val="ListNumber"/>
        <w:numPr>
          <w:ilvl w:val="0"/>
          <w:numId w:val="0"/>
        </w:numPr>
        <w:ind w:left="720"/>
        <w:rPr>
          <w:del w:id="338" w:author="Nazer Aminou" w:date="2014-07-01T17:16:00Z"/>
          <w:rFonts w:cstheme="minorHAnsi"/>
        </w:rPr>
      </w:pPr>
      <w:del w:id="339" w:author="Nazer Aminou" w:date="2014-07-01T17:16:00Z">
        <w:r w:rsidRPr="00BC1827" w:rsidDel="002149F3">
          <w:rPr>
            <w:rFonts w:cstheme="minorHAnsi"/>
          </w:rPr>
          <w:delText xml:space="preserve">L’application est hébergée sur le site Web ASP.NET MVC et est téléchargée par le navigateur côté client pour s’exécuter dans la machine virtuelle Silverlight. Le composant dialogue avec le site Web ASP.NET MVC via les services RESTful précédents afin de lire les données des flux KML configurés et restituer les points correspondants sur la carte Bing Cartes. </w:delText>
        </w:r>
      </w:del>
    </w:p>
    <w:p w:rsidR="002149F3" w:rsidRDefault="00EE60DA" w:rsidP="00EE60DA">
      <w:pPr>
        <w:pStyle w:val="ListNumber"/>
        <w:numPr>
          <w:ilvl w:val="0"/>
          <w:numId w:val="0"/>
        </w:numPr>
        <w:ind w:left="720"/>
        <w:rPr>
          <w:ins w:id="340" w:author="Nazer Aminou" w:date="2014-07-01T17:19:00Z"/>
          <w:rFonts w:cstheme="minorHAnsi"/>
        </w:rPr>
      </w:pPr>
      <w:r>
        <w:rPr>
          <w:rFonts w:cstheme="minorHAnsi"/>
          <w:noProof/>
          <w:snapToGrid/>
          <w:lang w:val="en-US" w:eastAsia="en-US"/>
        </w:rPr>
        <w:drawing>
          <wp:inline distT="0" distB="0" distL="0" distR="0" wp14:anchorId="49D6AEF6" wp14:editId="4C02FAFE">
            <wp:extent cx="819150" cy="196597"/>
            <wp:effectExtent l="0" t="0" r="0" b="0"/>
            <wp:docPr id="1124" name="Image 112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ZE89KY.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855490" cy="205319"/>
                    </a:xfrm>
                    <a:prstGeom prst="rect">
                      <a:avLst/>
                    </a:prstGeom>
                  </pic:spPr>
                </pic:pic>
              </a:graphicData>
            </a:graphic>
          </wp:inline>
        </w:drawing>
      </w:r>
      <w:r>
        <w:rPr>
          <w:rFonts w:cstheme="minorHAnsi"/>
        </w:rPr>
        <w:tab/>
      </w:r>
      <w:r w:rsidRPr="00BC1827">
        <w:rPr>
          <w:rFonts w:cstheme="minorHAnsi"/>
        </w:rPr>
        <w:t xml:space="preserve">L’utilisateur a la possibilité de filtrer les sources de données qu’il souhaite afficher sur sa carte et de s’authentifier via son </w:t>
      </w:r>
      <w:hyperlink r:id="rId83" w:history="1">
        <w:r w:rsidRPr="009754F3">
          <w:rPr>
            <w:rStyle w:val="Hyperlink"/>
            <w:rFonts w:eastAsiaTheme="majorEastAsia" w:cstheme="minorHAnsi"/>
          </w:rPr>
          <w:t>compte Twitter</w:t>
        </w:r>
      </w:hyperlink>
      <w:r>
        <w:rPr>
          <w:rStyle w:val="FootnoteReference"/>
          <w:rFonts w:cstheme="minorHAnsi"/>
        </w:rPr>
        <w:footnoteReference w:id="44"/>
      </w:r>
      <w:r w:rsidRPr="00BC1827">
        <w:rPr>
          <w:rFonts w:cstheme="minorHAnsi"/>
        </w:rPr>
        <w:t xml:space="preserve"> dans le cas où il voudrait commenter ou noter des données, où même créer ses propres points de données. </w:t>
      </w:r>
    </w:p>
    <w:p w:rsidR="002149F3" w:rsidRPr="00B34009" w:rsidRDefault="002149F3" w:rsidP="00EE60DA">
      <w:pPr>
        <w:pStyle w:val="ListNumber"/>
        <w:numPr>
          <w:ilvl w:val="0"/>
          <w:numId w:val="0"/>
        </w:numPr>
        <w:ind w:left="720"/>
        <w:rPr>
          <w:ins w:id="341" w:author="Nazer Aminou" w:date="2014-07-01T17:19:00Z"/>
          <w:rFonts w:cstheme="minorHAnsi"/>
        </w:rPr>
      </w:pPr>
      <w:ins w:id="342" w:author="Nazer Aminou" w:date="2014-07-01T17:22:00Z">
        <w:r>
          <w:rPr>
            <w:rFonts w:cstheme="minorHAnsi"/>
          </w:rPr>
          <w:t>Les administrateurs ont la possibilité</w:t>
        </w:r>
        <w:r w:rsidRPr="002149F3">
          <w:rPr>
            <w:rFonts w:cstheme="minorHAnsi"/>
            <w:rPrChange w:id="343" w:author="Nazer Aminou" w:date="2014-07-01T17:22:00Z">
              <w:rPr>
                <w:rFonts w:cstheme="minorHAnsi"/>
                <w:lang w:val="en-US"/>
              </w:rPr>
            </w:rPrChange>
          </w:rPr>
          <w:t xml:space="preserve"> </w:t>
        </w:r>
      </w:ins>
      <w:ins w:id="344" w:author="Nazer Aminou" w:date="2014-07-01T17:23:00Z">
        <w:r>
          <w:rPr>
            <w:rFonts w:cstheme="minorHAnsi"/>
          </w:rPr>
          <w:t xml:space="preserve">d’administrer la solution </w:t>
        </w:r>
      </w:ins>
      <w:ins w:id="345" w:author="Nazer Aminou" w:date="2014-07-01T17:25:00Z">
        <w:r w:rsidR="00C17D8C">
          <w:rPr>
            <w:rFonts w:cstheme="minorHAnsi"/>
          </w:rPr>
          <w:t>ainsi que</w:t>
        </w:r>
      </w:ins>
      <w:ins w:id="346" w:author="Nazer Aminou" w:date="2014-07-01T17:23:00Z">
        <w:r>
          <w:rPr>
            <w:rFonts w:cstheme="minorHAnsi"/>
          </w:rPr>
          <w:t xml:space="preserve"> les </w:t>
        </w:r>
      </w:ins>
      <w:ins w:id="347" w:author="Nazer Aminou" w:date="2014-07-01T17:24:00Z">
        <w:r w:rsidR="00C17D8C">
          <w:rPr>
            <w:rFonts w:cstheme="minorHAnsi"/>
          </w:rPr>
          <w:t xml:space="preserve">informations </w:t>
        </w:r>
      </w:ins>
      <w:ins w:id="348" w:author="Nazer Aminou" w:date="2014-07-01T17:25:00Z">
        <w:r w:rsidR="00C17D8C">
          <w:rPr>
            <w:rFonts w:cstheme="minorHAnsi"/>
          </w:rPr>
          <w:t>altéré</w:t>
        </w:r>
        <w:r w:rsidR="00C17D8C" w:rsidRPr="00B34009">
          <w:rPr>
            <w:rFonts w:cstheme="minorHAnsi"/>
          </w:rPr>
          <w:t>es</w:t>
        </w:r>
      </w:ins>
      <w:ins w:id="349" w:author="Nazer Aminou" w:date="2014-07-01T17:24:00Z">
        <w:r w:rsidR="00C17D8C" w:rsidRPr="00C17D8C">
          <w:rPr>
            <w:rFonts w:cstheme="minorHAnsi"/>
            <w:rPrChange w:id="350" w:author="Nazer Aminou" w:date="2014-07-01T17:24:00Z">
              <w:rPr>
                <w:rFonts w:cstheme="minorHAnsi"/>
                <w:lang w:val="en-US"/>
              </w:rPr>
            </w:rPrChange>
          </w:rPr>
          <w:t xml:space="preserve"> et/ou ajout</w:t>
        </w:r>
        <w:r w:rsidR="00C17D8C">
          <w:rPr>
            <w:rFonts w:cstheme="minorHAnsi"/>
          </w:rPr>
          <w:t>é</w:t>
        </w:r>
        <w:r w:rsidR="00C17D8C" w:rsidRPr="00C17D8C">
          <w:rPr>
            <w:rFonts w:cstheme="minorHAnsi"/>
            <w:rPrChange w:id="351" w:author="Nazer Aminou" w:date="2014-07-01T17:24:00Z">
              <w:rPr>
                <w:rFonts w:cstheme="minorHAnsi"/>
                <w:lang w:val="en-US"/>
              </w:rPr>
            </w:rPrChange>
          </w:rPr>
          <w:t xml:space="preserve">e par les utilisateurs en s’authentifiant via un compte </w:t>
        </w:r>
        <w:r w:rsidR="00C17D8C">
          <w:rPr>
            <w:rFonts w:cstheme="minorHAnsi"/>
          </w:rPr>
          <w:t>associé</w:t>
        </w:r>
        <w:r w:rsidR="00C17D8C" w:rsidRPr="00C17D8C">
          <w:rPr>
            <w:rFonts w:cstheme="minorHAnsi"/>
            <w:rPrChange w:id="352" w:author="Nazer Aminou" w:date="2014-07-01T17:25:00Z">
              <w:rPr>
                <w:rFonts w:cstheme="minorHAnsi"/>
                <w:lang w:val="en-US"/>
              </w:rPr>
            </w:rPrChange>
          </w:rPr>
          <w:t xml:space="preserve"> au </w:t>
        </w:r>
      </w:ins>
      <w:ins w:id="353" w:author="Nazer Aminou" w:date="2014-07-01T17:25:00Z">
        <w:r w:rsidR="00C17D8C" w:rsidRPr="00B34009">
          <w:rPr>
            <w:rFonts w:cstheme="minorHAnsi"/>
          </w:rPr>
          <w:t>répertoire</w:t>
        </w:r>
      </w:ins>
      <w:ins w:id="354" w:author="Nazer Aminou" w:date="2014-07-01T17:24:00Z">
        <w:r w:rsidR="00C17D8C" w:rsidRPr="00C17D8C">
          <w:rPr>
            <w:rFonts w:cstheme="minorHAnsi"/>
            <w:rPrChange w:id="355" w:author="Nazer Aminou" w:date="2014-07-01T17:25:00Z">
              <w:rPr>
                <w:rFonts w:cstheme="minorHAnsi"/>
                <w:lang w:val="en-US"/>
              </w:rPr>
            </w:rPrChange>
          </w:rPr>
          <w:t xml:space="preserve"> Azure Active Directory de la solution.</w:t>
        </w:r>
      </w:ins>
    </w:p>
    <w:p w:rsidR="00EE60DA" w:rsidRPr="00BC1827" w:rsidRDefault="00EE60DA" w:rsidP="00EE60DA">
      <w:pPr>
        <w:pStyle w:val="ListNumber"/>
        <w:numPr>
          <w:ilvl w:val="0"/>
          <w:numId w:val="0"/>
        </w:numPr>
        <w:ind w:left="720"/>
        <w:rPr>
          <w:rFonts w:cstheme="minorHAnsi"/>
        </w:rPr>
      </w:pPr>
      <w:del w:id="356" w:author="Nazer Aminou" w:date="2014-07-01T17:19:00Z">
        <w:r w:rsidRPr="00BC1827" w:rsidDel="002149F3">
          <w:rPr>
            <w:rFonts w:cstheme="minorHAnsi"/>
          </w:rPr>
          <w:delText>Il convient de noter que les commentaires sont restitués sous Twitter sous forme de tweets géo-localisés.</w:delText>
        </w:r>
      </w:del>
    </w:p>
    <w:p w:rsidR="00EE60DA" w:rsidRDefault="00EE60DA" w:rsidP="009C29DF">
      <w:pPr>
        <w:pStyle w:val="ListParagraph"/>
        <w:numPr>
          <w:ilvl w:val="0"/>
          <w:numId w:val="28"/>
        </w:numPr>
        <w:ind w:left="714" w:hanging="357"/>
        <w:contextualSpacing w:val="0"/>
        <w:rPr>
          <w:rFonts w:cstheme="minorHAnsi"/>
          <w:lang w:eastAsia="fr-FR"/>
        </w:rPr>
      </w:pPr>
      <w:r>
        <w:rPr>
          <w:rFonts w:cstheme="minorHAnsi"/>
          <w:b/>
          <w:bCs/>
        </w:rPr>
        <w:t>Application Android</w:t>
      </w:r>
      <w:r w:rsidR="0012783D">
        <w:rPr>
          <w:rFonts w:cstheme="minorHAnsi"/>
          <w:b/>
          <w:bCs/>
        </w:rPr>
        <w:t xml:space="preserve">. </w:t>
      </w:r>
      <w:r w:rsidRPr="00BC1827">
        <w:rPr>
          <w:rFonts w:cstheme="minorHAnsi"/>
        </w:rPr>
        <w:t xml:space="preserve">Une application </w:t>
      </w:r>
      <w:r>
        <w:rPr>
          <w:rFonts w:cstheme="minorHAnsi"/>
        </w:rPr>
        <w:t>client mobile pour Android</w:t>
      </w:r>
      <w:r w:rsidRPr="00BC1827">
        <w:rPr>
          <w:rFonts w:cstheme="minorHAnsi"/>
        </w:rPr>
        <w:t xml:space="preserve"> est également fournie dans le cadre du Framework </w:t>
      </w:r>
      <w:r>
        <w:rPr>
          <w:rFonts w:cstheme="minorHAnsi"/>
        </w:rPr>
        <w:t xml:space="preserve">ODAF </w:t>
      </w:r>
      <w:proofErr w:type="spellStart"/>
      <w:r>
        <w:rPr>
          <w:rFonts w:cstheme="minorHAnsi"/>
        </w:rPr>
        <w:t>Openturf</w:t>
      </w:r>
      <w:proofErr w:type="spellEnd"/>
      <w:r w:rsidRPr="00BC1827">
        <w:rPr>
          <w:rFonts w:cstheme="minorHAnsi"/>
        </w:rPr>
        <w:t xml:space="preserve">.  Celle-ci dialogue également avec le site Web ASP.NET MVC via les services </w:t>
      </w:r>
      <w:proofErr w:type="spellStart"/>
      <w:r w:rsidRPr="00BC1827">
        <w:rPr>
          <w:rFonts w:cstheme="minorHAnsi"/>
        </w:rPr>
        <w:t>RESTful</w:t>
      </w:r>
      <w:proofErr w:type="spellEnd"/>
      <w:r w:rsidRPr="00BC1827">
        <w:rPr>
          <w:rFonts w:cstheme="minorHAnsi"/>
        </w:rPr>
        <w:t xml:space="preserve"> qu’il expose pour consommer les données des flux </w:t>
      </w:r>
      <w:r>
        <w:rPr>
          <w:rFonts w:cstheme="minorHAnsi"/>
        </w:rPr>
        <w:t xml:space="preserve">de données </w:t>
      </w:r>
      <w:r w:rsidRPr="00BC1827">
        <w:rPr>
          <w:rFonts w:cstheme="minorHAnsi"/>
        </w:rPr>
        <w:t xml:space="preserve">KML. </w:t>
      </w:r>
    </w:p>
    <w:p w:rsidR="00EE60DA" w:rsidRPr="00CE75A3" w:rsidRDefault="00EE60DA" w:rsidP="00EE60DA">
      <w:pPr>
        <w:ind w:left="714"/>
        <w:rPr>
          <w:rFonts w:cstheme="minorHAnsi"/>
        </w:rPr>
      </w:pPr>
      <w:r w:rsidRPr="007144C2">
        <w:rPr>
          <w:rFonts w:cstheme="minorHAnsi"/>
        </w:rPr>
        <w:lastRenderedPageBreak/>
        <w:t xml:space="preserve">L’application utilise </w:t>
      </w:r>
      <w:r>
        <w:rPr>
          <w:rFonts w:cstheme="minorHAnsi"/>
        </w:rPr>
        <w:t>Google</w:t>
      </w:r>
      <w:r w:rsidRPr="007144C2">
        <w:rPr>
          <w:rFonts w:cstheme="minorHAnsi"/>
        </w:rPr>
        <w:t xml:space="preserve"> </w:t>
      </w:r>
      <w:proofErr w:type="spellStart"/>
      <w:r>
        <w:rPr>
          <w:rFonts w:cstheme="minorHAnsi"/>
        </w:rPr>
        <w:t>Map</w:t>
      </w:r>
      <w:r w:rsidRPr="007144C2">
        <w:rPr>
          <w:rFonts w:cstheme="minorHAnsi"/>
        </w:rPr>
        <w:t>s</w:t>
      </w:r>
      <w:proofErr w:type="spellEnd"/>
      <w:r w:rsidRPr="007144C2">
        <w:rPr>
          <w:rFonts w:cstheme="minorHAnsi"/>
        </w:rPr>
        <w:t xml:space="preserve"> comme technologie de cartographie et fournit la possibilité de se connecter à Twitter et de commenter les données.</w:t>
      </w:r>
    </w:p>
    <w:p w:rsidR="00EE60DA" w:rsidRDefault="0012783D" w:rsidP="009C29DF">
      <w:pPr>
        <w:pStyle w:val="ListParagraph"/>
        <w:numPr>
          <w:ilvl w:val="0"/>
          <w:numId w:val="28"/>
        </w:numPr>
        <w:ind w:left="714" w:hanging="357"/>
        <w:contextualSpacing w:val="0"/>
        <w:rPr>
          <w:rFonts w:cstheme="minorHAnsi"/>
          <w:lang w:eastAsia="fr-FR"/>
        </w:rPr>
      </w:pPr>
      <w:r>
        <w:rPr>
          <w:rFonts w:cstheme="minorHAnsi"/>
          <w:b/>
          <w:bCs/>
        </w:rPr>
        <w:t>Application iPhone.</w:t>
      </w:r>
      <w:r w:rsidR="00EE60DA" w:rsidRPr="00BC1827">
        <w:rPr>
          <w:rFonts w:cstheme="minorHAnsi"/>
          <w:b/>
          <w:bCs/>
        </w:rPr>
        <w:t xml:space="preserve"> </w:t>
      </w:r>
      <w:r w:rsidR="00EE60DA" w:rsidRPr="00BC1827">
        <w:rPr>
          <w:rFonts w:cstheme="minorHAnsi"/>
        </w:rPr>
        <w:t xml:space="preserve">Une application </w:t>
      </w:r>
      <w:r w:rsidR="00EE60DA">
        <w:rPr>
          <w:rFonts w:cstheme="minorHAnsi"/>
        </w:rPr>
        <w:t xml:space="preserve">client mobile pour </w:t>
      </w:r>
      <w:r w:rsidR="00EE60DA" w:rsidRPr="00BC1827">
        <w:rPr>
          <w:rFonts w:cstheme="minorHAnsi"/>
        </w:rPr>
        <w:t xml:space="preserve">iPhone est également fournie dans le cadre du Framework </w:t>
      </w:r>
      <w:r w:rsidR="00EE60DA">
        <w:rPr>
          <w:rFonts w:cstheme="minorHAnsi"/>
        </w:rPr>
        <w:t xml:space="preserve">ODAF </w:t>
      </w:r>
      <w:proofErr w:type="spellStart"/>
      <w:r w:rsidR="00EE60DA">
        <w:rPr>
          <w:rFonts w:cstheme="minorHAnsi"/>
        </w:rPr>
        <w:t>Openturf</w:t>
      </w:r>
      <w:proofErr w:type="spellEnd"/>
      <w:r w:rsidR="00EE60DA" w:rsidRPr="00BC1827">
        <w:rPr>
          <w:rFonts w:cstheme="minorHAnsi"/>
        </w:rPr>
        <w:t xml:space="preserve">.  Celle-ci dialogue également avec le site Web ASP.NET MVC via les services </w:t>
      </w:r>
      <w:proofErr w:type="spellStart"/>
      <w:r w:rsidR="00EE60DA" w:rsidRPr="00BC1827">
        <w:rPr>
          <w:rFonts w:cstheme="minorHAnsi"/>
        </w:rPr>
        <w:t>RESTful</w:t>
      </w:r>
      <w:proofErr w:type="spellEnd"/>
      <w:r w:rsidR="00EE60DA" w:rsidRPr="00BC1827">
        <w:rPr>
          <w:rFonts w:cstheme="minorHAnsi"/>
        </w:rPr>
        <w:t xml:space="preserve"> qu’il expose pour consommer les données des flux </w:t>
      </w:r>
      <w:r w:rsidR="00EE60DA">
        <w:rPr>
          <w:rFonts w:cstheme="minorHAnsi"/>
        </w:rPr>
        <w:t xml:space="preserve">de données </w:t>
      </w:r>
      <w:r w:rsidR="00EE60DA" w:rsidRPr="00BC1827">
        <w:rPr>
          <w:rFonts w:cstheme="minorHAnsi"/>
        </w:rPr>
        <w:t xml:space="preserve">KML. </w:t>
      </w:r>
    </w:p>
    <w:p w:rsidR="00EE60DA" w:rsidRPr="007144C2" w:rsidRDefault="00EE60DA" w:rsidP="00EE60DA">
      <w:pPr>
        <w:ind w:left="714"/>
        <w:rPr>
          <w:rFonts w:cstheme="minorHAnsi"/>
        </w:rPr>
      </w:pPr>
      <w:r w:rsidRPr="007144C2">
        <w:rPr>
          <w:rFonts w:cstheme="minorHAnsi"/>
        </w:rPr>
        <w:t>L’application utilise Bing Cartes comme technologie de cartographie et fournit la possibilité de se connecter à Twitter et de commenter les données.</w:t>
      </w:r>
    </w:p>
    <w:p w:rsidR="00EE60DA" w:rsidRPr="00BC1827" w:rsidRDefault="0012783D" w:rsidP="009C29DF">
      <w:pPr>
        <w:pStyle w:val="ListParagraph"/>
        <w:numPr>
          <w:ilvl w:val="0"/>
          <w:numId w:val="28"/>
        </w:numPr>
        <w:ind w:left="714" w:hanging="357"/>
        <w:contextualSpacing w:val="0"/>
        <w:rPr>
          <w:rFonts w:cstheme="minorHAnsi"/>
        </w:rPr>
      </w:pPr>
      <w:r>
        <w:rPr>
          <w:rFonts w:cstheme="minorHAnsi"/>
          <w:b/>
          <w:bCs/>
        </w:rPr>
        <w:t>Application Windows Phone.</w:t>
      </w:r>
      <w:r w:rsidR="00EE60DA" w:rsidRPr="00BC1827">
        <w:rPr>
          <w:rFonts w:cstheme="minorHAnsi"/>
        </w:rPr>
        <w:t xml:space="preserve"> Une application </w:t>
      </w:r>
      <w:r w:rsidR="00EE60DA">
        <w:rPr>
          <w:rFonts w:cstheme="minorHAnsi"/>
        </w:rPr>
        <w:t xml:space="preserve">client mobile pour </w:t>
      </w:r>
      <w:r w:rsidR="00EE60DA" w:rsidRPr="00BC1827">
        <w:rPr>
          <w:rFonts w:cstheme="minorHAnsi"/>
        </w:rPr>
        <w:t xml:space="preserve">Windows Phone est également fournie dans le cadre du Framework </w:t>
      </w:r>
      <w:r w:rsidR="00EE60DA">
        <w:rPr>
          <w:rFonts w:cstheme="minorHAnsi"/>
        </w:rPr>
        <w:t xml:space="preserve">ODAF </w:t>
      </w:r>
      <w:proofErr w:type="spellStart"/>
      <w:r w:rsidR="00EE60DA">
        <w:rPr>
          <w:rFonts w:cstheme="minorHAnsi"/>
        </w:rPr>
        <w:t>Openturf</w:t>
      </w:r>
      <w:proofErr w:type="spellEnd"/>
      <w:r w:rsidR="00EE60DA" w:rsidRPr="00BC1827">
        <w:rPr>
          <w:rFonts w:cstheme="minorHAnsi"/>
        </w:rPr>
        <w:t>. A l’instar des applications</w:t>
      </w:r>
      <w:del w:id="357" w:author="Nazer Aminou" w:date="2014-07-02T18:14:00Z">
        <w:r w:rsidR="00EE60DA" w:rsidRPr="00BC1827" w:rsidDel="00A31A54">
          <w:rPr>
            <w:rFonts w:cstheme="minorHAnsi"/>
          </w:rPr>
          <w:delText xml:space="preserve"> Silverlight</w:delText>
        </w:r>
        <w:r w:rsidR="00EE60DA" w:rsidDel="00A31A54">
          <w:rPr>
            <w:rFonts w:cstheme="minorHAnsi"/>
          </w:rPr>
          <w:delText>,</w:delText>
        </w:r>
      </w:del>
      <w:r w:rsidR="00EE60DA">
        <w:rPr>
          <w:rFonts w:cstheme="minorHAnsi"/>
        </w:rPr>
        <w:t xml:space="preserve"> Android</w:t>
      </w:r>
      <w:r w:rsidR="00EE60DA" w:rsidRPr="00BC1827">
        <w:rPr>
          <w:rFonts w:cstheme="minorHAnsi"/>
        </w:rPr>
        <w:t xml:space="preserve"> et iPhone, cette application dialogue avec le site ASP.NET MVC pour consommer les données des flux KML. </w:t>
      </w:r>
    </w:p>
    <w:p w:rsidR="00EE60DA" w:rsidRDefault="00EE60DA" w:rsidP="00EE60DA">
      <w:pPr>
        <w:pStyle w:val="ListNumber"/>
        <w:numPr>
          <w:ilvl w:val="0"/>
          <w:numId w:val="0"/>
        </w:numPr>
        <w:ind w:left="720"/>
        <w:rPr>
          <w:rFonts w:cstheme="minorHAnsi"/>
        </w:rPr>
      </w:pPr>
      <w:r>
        <w:rPr>
          <w:rFonts w:cstheme="minorHAnsi"/>
          <w:noProof/>
          <w:snapToGrid/>
          <w:lang w:val="en-US" w:eastAsia="en-US"/>
        </w:rPr>
        <w:drawing>
          <wp:inline distT="0" distB="0" distL="0" distR="0" wp14:anchorId="2963C422" wp14:editId="7368085E">
            <wp:extent cx="819150" cy="196597"/>
            <wp:effectExtent l="0" t="0" r="0" b="0"/>
            <wp:docPr id="1125" name="Image 1125">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ZE89KY.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855490" cy="205319"/>
                    </a:xfrm>
                    <a:prstGeom prst="rect">
                      <a:avLst/>
                    </a:prstGeom>
                  </pic:spPr>
                </pic:pic>
              </a:graphicData>
            </a:graphic>
          </wp:inline>
        </w:drawing>
      </w:r>
      <w:r>
        <w:rPr>
          <w:rFonts w:cstheme="minorHAnsi"/>
        </w:rPr>
        <w:t xml:space="preserve"> </w:t>
      </w:r>
      <w:r>
        <w:rPr>
          <w:rFonts w:cstheme="minorHAnsi"/>
          <w:noProof/>
          <w:snapToGrid/>
          <w:lang w:val="en-US" w:eastAsia="en-US"/>
        </w:rPr>
        <w:drawing>
          <wp:inline distT="0" distB="0" distL="0" distR="0" wp14:anchorId="7915EAF1" wp14:editId="58E315DD">
            <wp:extent cx="847725" cy="316484"/>
            <wp:effectExtent l="0" t="0" r="0" b="7620"/>
            <wp:docPr id="1126" name="Image 1126">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CA50NNPO.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51232" cy="317793"/>
                    </a:xfrm>
                    <a:prstGeom prst="rect">
                      <a:avLst/>
                    </a:prstGeom>
                  </pic:spPr>
                </pic:pic>
              </a:graphicData>
            </a:graphic>
          </wp:inline>
        </w:drawing>
      </w:r>
      <w:r>
        <w:rPr>
          <w:rFonts w:cstheme="minorHAnsi"/>
        </w:rPr>
        <w:tab/>
      </w:r>
      <w:r w:rsidRPr="00BC1827">
        <w:rPr>
          <w:rFonts w:cstheme="minorHAnsi"/>
        </w:rPr>
        <w:t>Cette dernière utilise Bing Cartes comme technologie de cartographie et fournit la possibilité de se connecter à Twitter ou Facebook pour commenter</w:t>
      </w:r>
      <w:r>
        <w:rPr>
          <w:rFonts w:cstheme="minorHAnsi"/>
        </w:rPr>
        <w:t xml:space="preserve"> un point de donnée. </w:t>
      </w:r>
      <w:r w:rsidRPr="00BC1827">
        <w:rPr>
          <w:rFonts w:cstheme="minorHAnsi"/>
        </w:rPr>
        <w:t xml:space="preserve"> </w:t>
      </w:r>
      <w:r>
        <w:rPr>
          <w:rFonts w:cstheme="minorHAnsi"/>
        </w:rPr>
        <w:t>Cette version</w:t>
      </w:r>
      <w:r w:rsidRPr="00BC1827">
        <w:rPr>
          <w:rFonts w:cstheme="minorHAnsi"/>
        </w:rPr>
        <w:t xml:space="preserve"> </w:t>
      </w:r>
      <w:r>
        <w:rPr>
          <w:rFonts w:cstheme="minorHAnsi"/>
        </w:rPr>
        <w:t>autorise également la prise de</w:t>
      </w:r>
      <w:r w:rsidRPr="00BC1827">
        <w:rPr>
          <w:rFonts w:cstheme="minorHAnsi"/>
        </w:rPr>
        <w:t xml:space="preserve"> photos lorsque l’on se trouve à proximité d’un point de </w:t>
      </w:r>
      <w:r>
        <w:rPr>
          <w:rFonts w:cstheme="minorHAnsi"/>
        </w:rPr>
        <w:t xml:space="preserve">donnée </w:t>
      </w:r>
      <w:r w:rsidRPr="006A1D72">
        <w:rPr>
          <w:rFonts w:cstheme="minorHAnsi"/>
        </w:rPr>
        <w:t xml:space="preserve">au lieu de simples commentaires. </w:t>
      </w:r>
    </w:p>
    <w:p w:rsidR="00EE60DA" w:rsidRPr="00BC1827" w:rsidRDefault="00EE60DA" w:rsidP="00EE60DA">
      <w:pPr>
        <w:pStyle w:val="ListNumber"/>
        <w:numPr>
          <w:ilvl w:val="0"/>
          <w:numId w:val="0"/>
        </w:numPr>
        <w:ind w:left="720"/>
        <w:rPr>
          <w:rFonts w:cstheme="minorHAnsi"/>
        </w:rPr>
      </w:pPr>
      <w:r>
        <w:rPr>
          <w:rFonts w:cstheme="minorHAnsi"/>
          <w:noProof/>
          <w:snapToGrid/>
          <w:lang w:val="en-US" w:eastAsia="en-US"/>
        </w:rPr>
        <w:drawing>
          <wp:inline distT="0" distB="0" distL="0" distR="0" wp14:anchorId="1ACA91EF" wp14:editId="684D3EB6">
            <wp:extent cx="725091" cy="276225"/>
            <wp:effectExtent l="0" t="0" r="0" b="0"/>
            <wp:docPr id="1121" name="Image 1121">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ng"/>
                    <pic:cNvPicPr/>
                  </pic:nvPicPr>
                  <pic:blipFill>
                    <a:blip r:embed="rId87">
                      <a:extLst>
                        <a:ext uri="{28A0092B-C50C-407E-A947-70E740481C1C}">
                          <a14:useLocalDpi xmlns:a14="http://schemas.microsoft.com/office/drawing/2010/main" val="0"/>
                        </a:ext>
                      </a:extLst>
                    </a:blip>
                    <a:stretch>
                      <a:fillRect/>
                    </a:stretch>
                  </pic:blipFill>
                  <pic:spPr>
                    <a:xfrm>
                      <a:off x="0" y="0"/>
                      <a:ext cx="738986" cy="281518"/>
                    </a:xfrm>
                    <a:prstGeom prst="rect">
                      <a:avLst/>
                    </a:prstGeom>
                  </pic:spPr>
                </pic:pic>
              </a:graphicData>
            </a:graphic>
          </wp:inline>
        </w:drawing>
      </w:r>
      <w:r>
        <w:rPr>
          <w:rFonts w:cstheme="minorHAnsi"/>
        </w:rPr>
        <w:tab/>
      </w:r>
      <w:r w:rsidRPr="006A1D72">
        <w:rPr>
          <w:rFonts w:cstheme="minorHAnsi"/>
        </w:rPr>
        <w:t xml:space="preserve">Ainsi, le contenu partagé est plus riche et plus concret aussi. Ces photos sont soient partagés dans son album Facebook, soit téléchargées sur </w:t>
      </w:r>
      <w:proofErr w:type="spellStart"/>
      <w:r w:rsidRPr="007144C2">
        <w:rPr>
          <w:rFonts w:cstheme="minorHAnsi"/>
        </w:rPr>
        <w:t>TwitPic</w:t>
      </w:r>
      <w:proofErr w:type="spellEnd"/>
      <w:r w:rsidRPr="006A1D72">
        <w:rPr>
          <w:rFonts w:cstheme="minorHAnsi"/>
        </w:rPr>
        <w:t xml:space="preserve"> dans le cas où l’utilisateur choisit de partager via Twitter.</w:t>
      </w:r>
    </w:p>
    <w:p w:rsidR="00EE60DA" w:rsidRDefault="00EE60DA" w:rsidP="00EE60DA">
      <w:pPr>
        <w:pStyle w:val="Heading1"/>
      </w:pPr>
      <w:bookmarkStart w:id="358" w:name="_Toc326913472"/>
      <w:bookmarkStart w:id="359" w:name="_Toc392074165"/>
      <w:r>
        <w:lastRenderedPageBreak/>
        <w:t>Organisation du code source du Kit de démarrage</w:t>
      </w:r>
      <w:bookmarkEnd w:id="358"/>
      <w:bookmarkEnd w:id="359"/>
      <w:r>
        <w:t xml:space="preserve"> </w:t>
      </w:r>
    </w:p>
    <w:p w:rsidR="00EE60DA" w:rsidRDefault="00EE60DA" w:rsidP="00DE3D40">
      <w:r>
        <w:t xml:space="preserve">L’intégralité du code source des sites Web, services et composants ODAF </w:t>
      </w:r>
      <w:proofErr w:type="spellStart"/>
      <w:r>
        <w:t>Openturf</w:t>
      </w:r>
      <w:proofErr w:type="spellEnd"/>
      <w:r>
        <w:t xml:space="preserve"> est située dans le sous-répertoire </w:t>
      </w:r>
      <w:r w:rsidRPr="0099312D">
        <w:rPr>
          <w:i/>
        </w:rPr>
        <w:t>Source</w:t>
      </w:r>
      <w:r>
        <w:t xml:space="preserve"> du répertoire d’extraction du Kit de démarrage ODAF </w:t>
      </w:r>
      <w:proofErr w:type="spellStart"/>
      <w:r>
        <w:t>Openturf</w:t>
      </w:r>
      <w:proofErr w:type="spellEnd"/>
      <w:r>
        <w:t>.</w:t>
      </w:r>
    </w:p>
    <w:p w:rsidR="00EE60DA" w:rsidRDefault="00EE60DA" w:rsidP="00DE3D40">
      <w:pPr>
        <w:keepNext/>
        <w:keepLines/>
      </w:pPr>
      <w:r>
        <w:t>Compte tenu de ce qui précède, ce répertoire contient  8 sous-dossiers principaux :</w:t>
      </w:r>
    </w:p>
    <w:p w:rsidR="00EE60DA" w:rsidRDefault="00EE60DA" w:rsidP="00DE3D40">
      <w:pPr>
        <w:pStyle w:val="ListParagraph"/>
        <w:numPr>
          <w:ilvl w:val="0"/>
          <w:numId w:val="5"/>
        </w:numPr>
        <w:tabs>
          <w:tab w:val="left" w:pos="709"/>
        </w:tabs>
        <w:contextualSpacing w:val="0"/>
      </w:pPr>
      <w:r>
        <w:t xml:space="preserve">Le dossier </w:t>
      </w:r>
      <w:proofErr w:type="spellStart"/>
      <w:r>
        <w:rPr>
          <w:i/>
        </w:rPr>
        <w:t>Database</w:t>
      </w:r>
      <w:proofErr w:type="spellEnd"/>
      <w:r w:rsidRPr="00F94AB6">
        <w:t xml:space="preserve"> </w:t>
      </w:r>
      <w:r>
        <w:t xml:space="preserve">qui correspond à la couche de données de la solution ODAF </w:t>
      </w:r>
      <w:proofErr w:type="spellStart"/>
      <w:r>
        <w:t>Openturf</w:t>
      </w:r>
      <w:proofErr w:type="spellEnd"/>
      <w:r>
        <w:t xml:space="preserve">. Il contient </w:t>
      </w:r>
      <w:r w:rsidR="00F1455C">
        <w:t>2</w:t>
      </w:r>
      <w:r>
        <w:t xml:space="preserve"> sous-dossiers :</w:t>
      </w:r>
    </w:p>
    <w:p w:rsidR="00EE60DA" w:rsidRDefault="00EE60DA" w:rsidP="00DE3D40">
      <w:pPr>
        <w:pStyle w:val="ListParagraph"/>
        <w:numPr>
          <w:ilvl w:val="1"/>
          <w:numId w:val="5"/>
        </w:numPr>
        <w:tabs>
          <w:tab w:val="left" w:pos="709"/>
        </w:tabs>
        <w:ind w:left="1080"/>
        <w:contextualSpacing w:val="0"/>
      </w:pPr>
      <w:r>
        <w:t xml:space="preserve">Le sous-dossier </w:t>
      </w:r>
      <w:proofErr w:type="spellStart"/>
      <w:r w:rsidRPr="00B853A2">
        <w:rPr>
          <w:i/>
        </w:rPr>
        <w:t>ODAF.Data</w:t>
      </w:r>
      <w:proofErr w:type="spellEnd"/>
      <w:r>
        <w:rPr>
          <w:i/>
        </w:rPr>
        <w:t xml:space="preserve"> </w:t>
      </w:r>
      <w:r>
        <w:t>contient le projet éponyme qui est la couche d’accès aux données de la solution.</w:t>
      </w:r>
    </w:p>
    <w:p w:rsidR="00EE60DA" w:rsidRPr="0012783D" w:rsidRDefault="00EE60DA" w:rsidP="00DE3D40">
      <w:pPr>
        <w:pStyle w:val="AlertLabelinList1"/>
        <w:spacing w:before="0" w:after="120" w:line="240" w:lineRule="auto"/>
        <w:ind w:left="1080"/>
        <w:rPr>
          <w:rFonts w:asciiTheme="minorHAnsi" w:hAnsiTheme="minorHAnsi" w:cstheme="minorHAnsi"/>
          <w:b w:val="0"/>
          <w:kern w:val="0"/>
          <w:lang w:eastAsia="zh-TW"/>
        </w:rPr>
      </w:pPr>
      <w:r w:rsidRPr="0012783D">
        <w:rPr>
          <w:rFonts w:asciiTheme="minorHAnsi" w:hAnsiTheme="minorHAnsi" w:cstheme="minorHAnsi"/>
          <w:kern w:val="0"/>
          <w:lang w:eastAsia="zh-TW"/>
        </w:rPr>
        <w:t>Remarque </w:t>
      </w:r>
      <w:r w:rsidRPr="0012783D">
        <w:rPr>
          <w:rFonts w:asciiTheme="minorHAnsi" w:hAnsiTheme="minorHAnsi" w:cstheme="minorHAnsi"/>
          <w:b w:val="0"/>
          <w:kern w:val="0"/>
          <w:lang w:eastAsia="zh-TW"/>
        </w:rPr>
        <w:t xml:space="preserve">: </w:t>
      </w:r>
      <w:r w:rsidRPr="0012783D">
        <w:rPr>
          <w:rFonts w:asciiTheme="minorHAnsi" w:hAnsiTheme="minorHAnsi" w:cstheme="minorHAnsi"/>
          <w:b w:val="0"/>
        </w:rPr>
        <w:t xml:space="preserve">Ce projet utilise la bibliothèque </w:t>
      </w:r>
      <w:hyperlink r:id="rId88" w:history="1">
        <w:proofErr w:type="spellStart"/>
        <w:r w:rsidRPr="0012783D">
          <w:rPr>
            <w:rStyle w:val="Hyperlink"/>
            <w:rFonts w:asciiTheme="minorHAnsi" w:eastAsiaTheme="majorEastAsia" w:hAnsiTheme="minorHAnsi" w:cstheme="minorHAnsi"/>
            <w:b w:val="0"/>
          </w:rPr>
          <w:t>SubSonic</w:t>
        </w:r>
        <w:proofErr w:type="spellEnd"/>
      </w:hyperlink>
      <w:r w:rsidRPr="0012783D">
        <w:rPr>
          <w:rStyle w:val="FootnoteReference"/>
          <w:rFonts w:asciiTheme="minorHAnsi" w:hAnsiTheme="minorHAnsi" w:cstheme="minorHAnsi"/>
          <w:b w:val="0"/>
          <w:color w:val="000000" w:themeColor="text1"/>
        </w:rPr>
        <w:footnoteReference w:id="45"/>
      </w:r>
      <w:r w:rsidRPr="0012783D">
        <w:rPr>
          <w:rFonts w:asciiTheme="minorHAnsi" w:hAnsiTheme="minorHAnsi" w:cstheme="minorHAnsi"/>
          <w:b w:val="0"/>
        </w:rPr>
        <w:t>, qui est un générateur de code basé sur les modèles (</w:t>
      </w:r>
      <w:proofErr w:type="spellStart"/>
      <w:r w:rsidRPr="0012783D">
        <w:rPr>
          <w:rFonts w:asciiTheme="minorHAnsi" w:hAnsiTheme="minorHAnsi" w:cstheme="minorHAnsi"/>
          <w:b w:val="0"/>
          <w:i/>
        </w:rPr>
        <w:t>templates</w:t>
      </w:r>
      <w:proofErr w:type="spellEnd"/>
      <w:r w:rsidRPr="0012783D">
        <w:rPr>
          <w:rFonts w:asciiTheme="minorHAnsi" w:hAnsiTheme="minorHAnsi" w:cstheme="minorHAnsi"/>
          <w:b w:val="0"/>
        </w:rPr>
        <w:t xml:space="preserve">) </w:t>
      </w:r>
      <w:hyperlink r:id="rId89" w:history="1">
        <w:r w:rsidRPr="0012783D">
          <w:rPr>
            <w:rStyle w:val="Hyperlink"/>
            <w:rFonts w:asciiTheme="minorHAnsi" w:eastAsiaTheme="majorEastAsia" w:hAnsiTheme="minorHAnsi" w:cstheme="minorHAnsi"/>
            <w:b w:val="0"/>
          </w:rPr>
          <w:t>T4 (</w:t>
        </w:r>
        <w:proofErr w:type="spellStart"/>
        <w:r w:rsidRPr="0012783D">
          <w:rPr>
            <w:rStyle w:val="Hyperlink"/>
            <w:rFonts w:asciiTheme="minorHAnsi" w:eastAsiaTheme="majorEastAsia" w:hAnsiTheme="minorHAnsi" w:cstheme="minorHAnsi"/>
            <w:b w:val="0"/>
            <w:i/>
          </w:rPr>
          <w:t>Text</w:t>
        </w:r>
        <w:proofErr w:type="spellEnd"/>
        <w:r w:rsidRPr="0012783D">
          <w:rPr>
            <w:rStyle w:val="Hyperlink"/>
            <w:rFonts w:asciiTheme="minorHAnsi" w:eastAsiaTheme="majorEastAsia" w:hAnsiTheme="minorHAnsi" w:cstheme="minorHAnsi"/>
            <w:b w:val="0"/>
            <w:i/>
          </w:rPr>
          <w:t xml:space="preserve"> Template Transformation </w:t>
        </w:r>
        <w:proofErr w:type="spellStart"/>
        <w:r w:rsidRPr="0012783D">
          <w:rPr>
            <w:rStyle w:val="Hyperlink"/>
            <w:rFonts w:asciiTheme="minorHAnsi" w:eastAsiaTheme="majorEastAsia" w:hAnsiTheme="minorHAnsi" w:cstheme="minorHAnsi"/>
            <w:b w:val="0"/>
            <w:i/>
          </w:rPr>
          <w:t>Toolkit</w:t>
        </w:r>
        <w:proofErr w:type="spellEnd"/>
        <w:r w:rsidRPr="0012783D">
          <w:rPr>
            <w:rStyle w:val="Hyperlink"/>
            <w:rFonts w:asciiTheme="minorHAnsi" w:eastAsiaTheme="majorEastAsia" w:hAnsiTheme="minorHAnsi" w:cstheme="minorHAnsi"/>
            <w:b w:val="0"/>
          </w:rPr>
          <w:t>)</w:t>
        </w:r>
      </w:hyperlink>
      <w:r w:rsidRPr="0012783D">
        <w:rPr>
          <w:rStyle w:val="FootnoteReference"/>
          <w:rFonts w:asciiTheme="minorHAnsi" w:hAnsiTheme="minorHAnsi" w:cstheme="minorHAnsi"/>
          <w:b w:val="0"/>
        </w:rPr>
        <w:footnoteReference w:id="46"/>
      </w:r>
      <w:r w:rsidRPr="0012783D">
        <w:rPr>
          <w:rFonts w:asciiTheme="minorHAnsi" w:hAnsiTheme="minorHAnsi" w:cstheme="minorHAnsi"/>
          <w:b w:val="0"/>
        </w:rPr>
        <w:t xml:space="preserve"> pour l’interfaçage avec une base de données.</w:t>
      </w:r>
      <w:r w:rsidRPr="0012783D">
        <w:rPr>
          <w:rFonts w:asciiTheme="minorHAnsi" w:hAnsiTheme="minorHAnsi" w:cstheme="minorHAnsi"/>
        </w:rPr>
        <w:t xml:space="preserve">  </w:t>
      </w:r>
    </w:p>
    <w:p w:rsidR="00EE60DA" w:rsidRPr="0012783D" w:rsidRDefault="00EE60DA" w:rsidP="00DE3D40">
      <w:pPr>
        <w:pStyle w:val="AlertTextinList1"/>
        <w:spacing w:before="0" w:after="120" w:line="240" w:lineRule="auto"/>
        <w:ind w:left="1080" w:right="0"/>
        <w:rPr>
          <w:rFonts w:asciiTheme="minorHAnsi" w:hAnsiTheme="minorHAnsi" w:cstheme="minorHAnsi"/>
        </w:rPr>
      </w:pPr>
      <w:r w:rsidRPr="0012783D">
        <w:rPr>
          <w:rFonts w:asciiTheme="minorHAnsi" w:hAnsiTheme="minorHAnsi" w:cstheme="minorHAnsi"/>
        </w:rPr>
        <w:t xml:space="preserve">Les modèles T4  sont des fichiers qui mélangent des blocs de texte avec une logique de contrôle (en C# ou Visual Basic) afin de générer des fichiers de texte en sortie. Ils sont utilisés par </w:t>
      </w:r>
      <w:proofErr w:type="spellStart"/>
      <w:r w:rsidRPr="0012783D">
        <w:rPr>
          <w:rFonts w:asciiTheme="minorHAnsi" w:hAnsiTheme="minorHAnsi" w:cstheme="minorHAnsi"/>
        </w:rPr>
        <w:t>SubSonic</w:t>
      </w:r>
      <w:proofErr w:type="spellEnd"/>
      <w:r w:rsidRPr="0012783D">
        <w:rPr>
          <w:rFonts w:asciiTheme="minorHAnsi" w:hAnsiTheme="minorHAnsi" w:cstheme="minorHAnsi"/>
        </w:rPr>
        <w:t xml:space="preserve"> pour aller lire le schéma d’une base de données et générer les fichiers .</w:t>
      </w:r>
      <w:proofErr w:type="spellStart"/>
      <w:r w:rsidRPr="0012783D">
        <w:rPr>
          <w:rFonts w:asciiTheme="minorHAnsi" w:hAnsiTheme="minorHAnsi" w:cstheme="minorHAnsi"/>
        </w:rPr>
        <w:t>cs</w:t>
      </w:r>
      <w:proofErr w:type="spellEnd"/>
      <w:r w:rsidRPr="0012783D">
        <w:rPr>
          <w:rFonts w:asciiTheme="minorHAnsi" w:hAnsiTheme="minorHAnsi" w:cstheme="minorHAnsi"/>
        </w:rPr>
        <w:t xml:space="preserve"> qui contiennent les classes en C# pour se connecter et interagir avec celle-ci.</w:t>
      </w:r>
    </w:p>
    <w:p w:rsidR="00EE60DA" w:rsidRPr="0012783D" w:rsidRDefault="00EE60DA" w:rsidP="00DE3D40">
      <w:pPr>
        <w:pStyle w:val="AlertTextinList1"/>
        <w:spacing w:before="0" w:after="120" w:line="240" w:lineRule="auto"/>
        <w:ind w:left="1080" w:right="0"/>
        <w:rPr>
          <w:rFonts w:asciiTheme="minorHAnsi" w:hAnsiTheme="minorHAnsi" w:cstheme="minorHAnsi"/>
          <w:kern w:val="0"/>
          <w:lang w:eastAsia="zh-TW"/>
        </w:rPr>
      </w:pPr>
      <w:r w:rsidRPr="0012783D">
        <w:rPr>
          <w:rFonts w:asciiTheme="minorHAnsi" w:hAnsiTheme="minorHAnsi" w:cstheme="minorHAnsi"/>
        </w:rPr>
        <w:t xml:space="preserve">La bibliothèque </w:t>
      </w:r>
      <w:proofErr w:type="spellStart"/>
      <w:r w:rsidRPr="0012783D">
        <w:rPr>
          <w:rFonts w:asciiTheme="minorHAnsi" w:hAnsiTheme="minorHAnsi" w:cstheme="minorHAnsi"/>
        </w:rPr>
        <w:t>SubSonic</w:t>
      </w:r>
      <w:proofErr w:type="spellEnd"/>
      <w:r w:rsidRPr="0012783D">
        <w:rPr>
          <w:rFonts w:asciiTheme="minorHAnsi" w:hAnsiTheme="minorHAnsi" w:cstheme="minorHAnsi"/>
        </w:rPr>
        <w:t xml:space="preserve"> permet de s’interfacer avec des bases de données SQL Server, Oracle, </w:t>
      </w:r>
      <w:proofErr w:type="spellStart"/>
      <w:r w:rsidRPr="0012783D">
        <w:rPr>
          <w:rFonts w:asciiTheme="minorHAnsi" w:hAnsiTheme="minorHAnsi" w:cstheme="minorHAnsi"/>
        </w:rPr>
        <w:t>MySql</w:t>
      </w:r>
      <w:proofErr w:type="spellEnd"/>
      <w:r w:rsidRPr="0012783D">
        <w:rPr>
          <w:rFonts w:asciiTheme="minorHAnsi" w:hAnsiTheme="minorHAnsi" w:cstheme="minorHAnsi"/>
        </w:rPr>
        <w:t xml:space="preserve"> ou </w:t>
      </w:r>
      <w:proofErr w:type="spellStart"/>
      <w:r w:rsidRPr="0012783D">
        <w:rPr>
          <w:rFonts w:asciiTheme="minorHAnsi" w:hAnsiTheme="minorHAnsi" w:cstheme="minorHAnsi"/>
        </w:rPr>
        <w:t>SQLite</w:t>
      </w:r>
      <w:proofErr w:type="spellEnd"/>
      <w:r w:rsidRPr="0012783D">
        <w:rPr>
          <w:rFonts w:asciiTheme="minorHAnsi" w:hAnsiTheme="minorHAnsi" w:cstheme="minorHAnsi"/>
        </w:rPr>
        <w:t xml:space="preserve">. Elle tire pleinement parti de la syntaxe </w:t>
      </w:r>
      <w:hyperlink r:id="rId90" w:history="1">
        <w:r w:rsidRPr="0012783D">
          <w:rPr>
            <w:rStyle w:val="Hyperlink"/>
            <w:rFonts w:asciiTheme="minorHAnsi" w:eastAsiaTheme="majorEastAsia" w:hAnsiTheme="minorHAnsi" w:cstheme="minorHAnsi"/>
          </w:rPr>
          <w:t>LINQ (</w:t>
        </w:r>
        <w:proofErr w:type="spellStart"/>
        <w:r w:rsidRPr="0012783D">
          <w:rPr>
            <w:rStyle w:val="Hyperlink"/>
            <w:rFonts w:asciiTheme="minorHAnsi" w:eastAsiaTheme="majorEastAsia" w:hAnsiTheme="minorHAnsi" w:cstheme="minorHAnsi"/>
            <w:i/>
          </w:rPr>
          <w:t>Language-INtegrated</w:t>
        </w:r>
        <w:proofErr w:type="spellEnd"/>
        <w:r w:rsidRPr="0012783D">
          <w:rPr>
            <w:rStyle w:val="Hyperlink"/>
            <w:rFonts w:asciiTheme="minorHAnsi" w:eastAsiaTheme="majorEastAsia" w:hAnsiTheme="minorHAnsi" w:cstheme="minorHAnsi"/>
            <w:i/>
          </w:rPr>
          <w:t xml:space="preserve"> </w:t>
        </w:r>
        <w:proofErr w:type="spellStart"/>
        <w:r w:rsidRPr="0012783D">
          <w:rPr>
            <w:rStyle w:val="Hyperlink"/>
            <w:rFonts w:asciiTheme="minorHAnsi" w:eastAsiaTheme="majorEastAsia" w:hAnsiTheme="minorHAnsi" w:cstheme="minorHAnsi"/>
            <w:i/>
          </w:rPr>
          <w:t>Query</w:t>
        </w:r>
        <w:proofErr w:type="spellEnd"/>
        <w:r w:rsidRPr="0012783D">
          <w:rPr>
            <w:rStyle w:val="Hyperlink"/>
            <w:rFonts w:asciiTheme="minorHAnsi" w:eastAsiaTheme="majorEastAsia" w:hAnsiTheme="minorHAnsi" w:cstheme="minorHAnsi"/>
          </w:rPr>
          <w:t>)</w:t>
        </w:r>
      </w:hyperlink>
      <w:r w:rsidRPr="0012783D">
        <w:rPr>
          <w:rStyle w:val="FootnoteReference"/>
          <w:rFonts w:asciiTheme="minorHAnsi" w:hAnsiTheme="minorHAnsi" w:cstheme="minorHAnsi"/>
        </w:rPr>
        <w:footnoteReference w:id="47"/>
      </w:r>
      <w:r w:rsidRPr="0012783D">
        <w:rPr>
          <w:rFonts w:asciiTheme="minorHAnsi" w:hAnsiTheme="minorHAnsi" w:cstheme="minorHAnsi"/>
        </w:rPr>
        <w:t xml:space="preserve"> et se fonde sur le patron de conception (</w:t>
      </w:r>
      <w:r w:rsidRPr="0012783D">
        <w:rPr>
          <w:rFonts w:asciiTheme="minorHAnsi" w:hAnsiTheme="minorHAnsi" w:cstheme="minorHAnsi"/>
          <w:i/>
        </w:rPr>
        <w:t>pattern</w:t>
      </w:r>
      <w:r w:rsidRPr="0012783D">
        <w:rPr>
          <w:rFonts w:asciiTheme="minorHAnsi" w:hAnsiTheme="minorHAnsi" w:cstheme="minorHAnsi"/>
        </w:rPr>
        <w:t>) « </w:t>
      </w:r>
      <w:hyperlink r:id="rId91" w:history="1">
        <w:r w:rsidRPr="0012783D">
          <w:rPr>
            <w:rStyle w:val="Hyperlink"/>
            <w:rFonts w:asciiTheme="minorHAnsi" w:eastAsiaTheme="majorEastAsia" w:hAnsiTheme="minorHAnsi" w:cstheme="minorHAnsi"/>
          </w:rPr>
          <w:t>Active Record</w:t>
        </w:r>
      </w:hyperlink>
      <w:r w:rsidRPr="0012783D">
        <w:rPr>
          <w:rStyle w:val="FootnoteReference"/>
          <w:rFonts w:asciiTheme="minorHAnsi" w:hAnsiTheme="minorHAnsi" w:cstheme="minorHAnsi"/>
        </w:rPr>
        <w:footnoteReference w:id="48"/>
      </w:r>
      <w:r w:rsidRPr="0012783D">
        <w:rPr>
          <w:rFonts w:asciiTheme="minorHAnsi" w:hAnsiTheme="minorHAnsi" w:cstheme="minorHAnsi"/>
        </w:rPr>
        <w:t> »</w:t>
      </w:r>
      <w:r w:rsidRPr="0012783D">
        <w:rPr>
          <w:rFonts w:asciiTheme="minorHAnsi" w:hAnsiTheme="minorHAnsi" w:cstheme="minorHAnsi"/>
          <w:kern w:val="0"/>
          <w:lang w:eastAsia="zh-TW"/>
        </w:rPr>
        <w:t>.</w:t>
      </w:r>
    </w:p>
    <w:p w:rsidR="00EE60DA" w:rsidRDefault="00EE60DA" w:rsidP="00DE3D40">
      <w:pPr>
        <w:pStyle w:val="ListParagraph"/>
        <w:numPr>
          <w:ilvl w:val="1"/>
          <w:numId w:val="5"/>
        </w:numPr>
        <w:tabs>
          <w:tab w:val="left" w:pos="709"/>
        </w:tabs>
        <w:ind w:left="1080"/>
        <w:contextualSpacing w:val="0"/>
      </w:pPr>
      <w:r>
        <w:t xml:space="preserve">Le sous-dossier </w:t>
      </w:r>
      <w:r w:rsidRPr="00CB53CA">
        <w:rPr>
          <w:i/>
        </w:rPr>
        <w:t>scripts</w:t>
      </w:r>
      <w:r>
        <w:rPr>
          <w:i/>
        </w:rPr>
        <w:t xml:space="preserve"> </w:t>
      </w:r>
      <w:r>
        <w:t>contient quant à lui les scripts SQL de création de la base de données</w:t>
      </w:r>
    </w:p>
    <w:p w:rsidR="00EE60DA" w:rsidDel="00E66BCE" w:rsidRDefault="00EE60DA" w:rsidP="00DE3D40">
      <w:pPr>
        <w:pStyle w:val="ListParagraph"/>
        <w:numPr>
          <w:ilvl w:val="0"/>
          <w:numId w:val="5"/>
        </w:numPr>
        <w:tabs>
          <w:tab w:val="left" w:pos="709"/>
        </w:tabs>
        <w:contextualSpacing w:val="0"/>
        <w:rPr>
          <w:del w:id="360" w:author="Nazer Aminou" w:date="2014-07-01T18:31:00Z"/>
        </w:rPr>
      </w:pPr>
      <w:del w:id="361" w:author="Nazer Aminou" w:date="2014-07-01T18:31:00Z">
        <w:r w:rsidDel="00E66BCE">
          <w:delText xml:space="preserve">Le dossier </w:delText>
        </w:r>
        <w:r w:rsidDel="00E66BCE">
          <w:rPr>
            <w:i/>
          </w:rPr>
          <w:delText>Libraries</w:delText>
        </w:r>
        <w:r w:rsidRPr="00F94AB6" w:rsidDel="00E66BCE">
          <w:delText xml:space="preserve"> </w:delText>
        </w:r>
        <w:r w:rsidDel="00E66BCE">
          <w:delText xml:space="preserve">comportant les différents projets d’appoints référencés en particulier par le projet </w:delText>
        </w:r>
        <w:r w:rsidRPr="009C53EA" w:rsidDel="00E66BCE">
          <w:rPr>
            <w:i/>
          </w:rPr>
          <w:delText>ODAF.WebSite.Mvc</w:delText>
        </w:r>
        <w:r w:rsidDel="00E66BCE">
          <w:delText xml:space="preserve"> de la solution notamment pour se connecter à diverses API REST utilisées par la solution. Il s’agit en l’occurrence des projets suivants :</w:delText>
        </w:r>
      </w:del>
    </w:p>
    <w:p w:rsidR="00EE60DA" w:rsidDel="00E66BCE" w:rsidRDefault="00EE60DA" w:rsidP="00DE3D40">
      <w:pPr>
        <w:pStyle w:val="ListParagraph"/>
        <w:numPr>
          <w:ilvl w:val="1"/>
          <w:numId w:val="5"/>
        </w:numPr>
        <w:tabs>
          <w:tab w:val="left" w:pos="709"/>
        </w:tabs>
        <w:ind w:left="1080"/>
        <w:contextualSpacing w:val="0"/>
        <w:rPr>
          <w:del w:id="362" w:author="Nazer Aminou" w:date="2014-07-01T18:31:00Z"/>
        </w:rPr>
      </w:pPr>
      <w:del w:id="363" w:author="Nazer Aminou" w:date="2014-07-01T18:31:00Z">
        <w:r w:rsidRPr="009754F3" w:rsidDel="00E66BCE">
          <w:delText xml:space="preserve">Projet </w:delText>
        </w:r>
        <w:r w:rsidRPr="009754F3" w:rsidDel="00E66BCE">
          <w:rPr>
            <w:i/>
          </w:rPr>
          <w:delText>BitlyDotNet</w:delText>
        </w:r>
        <w:r w:rsidRPr="009754F3" w:rsidDel="00E66BCE">
          <w:delText xml:space="preserve"> : </w:delText>
        </w:r>
        <w:r w:rsidDel="00E66BCE">
          <w:delText>« </w:delText>
        </w:r>
        <w:r w:rsidRPr="009754F3" w:rsidDel="00E66BCE">
          <w:delText>wrapper</w:delText>
        </w:r>
        <w:r w:rsidDel="00E66BCE">
          <w:delText xml:space="preserve"> » d’interfaces programmatiques (API) écrit en C# pour le service bit.ly pour raccourcir les URLs. </w:delText>
        </w:r>
        <w:r w:rsidRPr="009754F3" w:rsidDel="00E66BCE">
          <w:delText xml:space="preserve"> </w:delText>
        </w:r>
        <w:r w:rsidDel="00E66BCE">
          <w:delText xml:space="preserve">Vous pouvez suivre l’actualité de ce </w:delText>
        </w:r>
        <w:r w:rsidR="00E55709" w:rsidDel="00E66BCE">
          <w:fldChar w:fldCharType="begin"/>
        </w:r>
        <w:r w:rsidR="00E55709" w:rsidDel="00E66BCE">
          <w:delInstrText xml:space="preserve"> HYPERLINK "http://code.google.com/p/bitly-dot-net/" </w:delInstrText>
        </w:r>
        <w:r w:rsidR="00E55709" w:rsidDel="00E66BCE">
          <w:fldChar w:fldCharType="separate"/>
        </w:r>
        <w:r w:rsidDel="00E66BCE">
          <w:rPr>
            <w:rStyle w:val="Hyperlink"/>
            <w:rFonts w:eastAsiaTheme="majorEastAsia"/>
          </w:rPr>
          <w:delText>projet bitly-dot-net</w:delText>
        </w:r>
        <w:r w:rsidR="00E55709" w:rsidDel="00E66BCE">
          <w:rPr>
            <w:rStyle w:val="Hyperlink"/>
            <w:rFonts w:eastAsiaTheme="majorEastAsia"/>
          </w:rPr>
          <w:fldChar w:fldCharType="end"/>
        </w:r>
        <w:r w:rsidDel="00E66BCE">
          <w:rPr>
            <w:rStyle w:val="FootnoteReference"/>
          </w:rPr>
          <w:footnoteReference w:id="49"/>
        </w:r>
        <w:r w:rsidDel="00E66BCE">
          <w:delText xml:space="preserve"> sous </w:delText>
        </w:r>
        <w:r w:rsidR="00E55709" w:rsidDel="00E66BCE">
          <w:fldChar w:fldCharType="begin"/>
        </w:r>
        <w:r w:rsidR="00E55709" w:rsidDel="00E66BCE">
          <w:delInstrText xml:space="preserve"> HYPERLINK "http://www.opensource.org/licenses/mit-license.php" </w:delInstrText>
        </w:r>
        <w:r w:rsidR="00E55709" w:rsidDel="00E66BCE">
          <w:fldChar w:fldCharType="separate"/>
        </w:r>
        <w:r w:rsidRPr="009143F9" w:rsidDel="00E66BCE">
          <w:rPr>
            <w:rStyle w:val="Hyperlink"/>
            <w:rFonts w:eastAsiaTheme="majorEastAsia"/>
          </w:rPr>
          <w:delText>licence libre MIT</w:delText>
        </w:r>
        <w:r w:rsidR="00E55709" w:rsidDel="00E66BCE">
          <w:rPr>
            <w:rStyle w:val="Hyperlink"/>
            <w:rFonts w:eastAsiaTheme="majorEastAsia"/>
          </w:rPr>
          <w:fldChar w:fldCharType="end"/>
        </w:r>
        <w:r w:rsidDel="00E66BCE">
          <w:rPr>
            <w:rStyle w:val="FootnoteReference"/>
          </w:rPr>
          <w:footnoteReference w:id="50"/>
        </w:r>
        <w:r w:rsidDel="00E66BCE">
          <w:delText xml:space="preserve"> sur le blog de son </w:delText>
        </w:r>
        <w:r w:rsidR="00E55709" w:rsidDel="00E66BCE">
          <w:fldChar w:fldCharType="begin"/>
        </w:r>
        <w:r w:rsidR="00E55709" w:rsidDel="00E66BCE">
          <w:delInstrText xml:space="preserve"> HYPERLINK "http://blog.mikecouturier.com/search/label/bitly-dot-net" </w:delInstrText>
        </w:r>
        <w:r w:rsidR="00E55709" w:rsidDel="00E66BCE">
          <w:fldChar w:fldCharType="separate"/>
        </w:r>
        <w:r w:rsidRPr="00E92E6E" w:rsidDel="00E66BCE">
          <w:rPr>
            <w:rStyle w:val="Hyperlink"/>
            <w:rFonts w:eastAsiaTheme="majorEastAsia"/>
          </w:rPr>
          <w:delText>auteur</w:delText>
        </w:r>
        <w:r w:rsidR="00E55709" w:rsidDel="00E66BCE">
          <w:rPr>
            <w:rStyle w:val="Hyperlink"/>
            <w:rFonts w:eastAsiaTheme="majorEastAsia"/>
          </w:rPr>
          <w:fldChar w:fldCharType="end"/>
        </w:r>
        <w:r w:rsidDel="00E66BCE">
          <w:rPr>
            <w:rStyle w:val="FootnoteReference"/>
          </w:rPr>
          <w:footnoteReference w:id="51"/>
        </w:r>
        <w:r w:rsidDel="00E66BCE">
          <w:delText xml:space="preserve"> </w:delText>
        </w:r>
        <w:r w:rsidRPr="009754F3" w:rsidDel="00E66BCE">
          <w:delText>;</w:delText>
        </w:r>
      </w:del>
    </w:p>
    <w:p w:rsidR="00EE60DA" w:rsidRPr="00F1455C" w:rsidDel="00E66BCE" w:rsidRDefault="00EE60DA" w:rsidP="00DE3D40">
      <w:pPr>
        <w:pStyle w:val="AlertLabelinList1"/>
        <w:keepNext w:val="0"/>
        <w:spacing w:after="120" w:line="240" w:lineRule="auto"/>
        <w:ind w:left="1080"/>
        <w:rPr>
          <w:del w:id="376" w:author="Nazer Aminou" w:date="2014-07-01T18:31:00Z"/>
          <w:rFonts w:asciiTheme="minorHAnsi" w:hAnsiTheme="minorHAnsi" w:cstheme="minorHAnsi"/>
          <w:b w:val="0"/>
          <w:kern w:val="0"/>
          <w:lang w:eastAsia="zh-TW"/>
        </w:rPr>
      </w:pPr>
      <w:del w:id="377" w:author="Nazer Aminou" w:date="2014-07-01T18:31:00Z">
        <w:r w:rsidRPr="00F1455C" w:rsidDel="00E66BCE">
          <w:rPr>
            <w:rFonts w:asciiTheme="minorHAnsi" w:hAnsiTheme="minorHAnsi" w:cstheme="minorHAnsi"/>
            <w:kern w:val="0"/>
            <w:lang w:eastAsia="zh-TW"/>
          </w:rPr>
          <w:delText>Remarque</w:delText>
        </w:r>
        <w:r w:rsidRPr="00F1455C" w:rsidDel="00E66BCE">
          <w:rPr>
            <w:rFonts w:asciiTheme="minorHAnsi" w:hAnsiTheme="minorHAnsi" w:cstheme="minorHAnsi"/>
            <w:b w:val="0"/>
            <w:kern w:val="0"/>
            <w:lang w:eastAsia="zh-TW"/>
          </w:rPr>
          <w:delText xml:space="preserve"> : </w:delText>
        </w:r>
        <w:r w:rsidRPr="00F1455C" w:rsidDel="00E66BCE">
          <w:rPr>
            <w:rFonts w:asciiTheme="minorHAnsi" w:hAnsiTheme="minorHAnsi" w:cstheme="minorHAnsi"/>
            <w:b w:val="0"/>
          </w:rPr>
          <w:delText xml:space="preserve">Une clé d’API obtenue sur le </w:delText>
        </w:r>
        <w:r w:rsidR="00E55709" w:rsidDel="00E66BCE">
          <w:fldChar w:fldCharType="begin"/>
        </w:r>
        <w:r w:rsidR="00E55709" w:rsidDel="00E66BCE">
          <w:delInstrText xml:space="preserve"> HYPERLINK "http://bit.ly/account/" </w:delInstrText>
        </w:r>
        <w:r w:rsidR="00E55709" w:rsidDel="00E66BCE">
          <w:fldChar w:fldCharType="separate"/>
        </w:r>
        <w:r w:rsidRPr="00F1455C" w:rsidDel="00E66BCE">
          <w:rPr>
            <w:rStyle w:val="Hyperlink"/>
            <w:rFonts w:asciiTheme="minorHAnsi" w:eastAsiaTheme="majorEastAsia" w:hAnsiTheme="minorHAnsi" w:cstheme="minorHAnsi"/>
            <w:b w:val="0"/>
          </w:rPr>
          <w:delText>site bit.ly</w:delText>
        </w:r>
        <w:r w:rsidR="00E55709" w:rsidDel="00E66BCE">
          <w:rPr>
            <w:rStyle w:val="Hyperlink"/>
            <w:rFonts w:eastAsiaTheme="majorEastAsia" w:cstheme="minorHAnsi"/>
          </w:rPr>
          <w:fldChar w:fldCharType="end"/>
        </w:r>
        <w:r w:rsidRPr="00F1455C" w:rsidDel="00E66BCE">
          <w:rPr>
            <w:rStyle w:val="FootnoteReference"/>
            <w:rFonts w:asciiTheme="minorHAnsi" w:hAnsiTheme="minorHAnsi" w:cstheme="minorHAnsi"/>
            <w:b w:val="0"/>
          </w:rPr>
          <w:footnoteReference w:id="52"/>
        </w:r>
        <w:r w:rsidRPr="00F1455C" w:rsidDel="00E66BCE">
          <w:rPr>
            <w:rFonts w:asciiTheme="minorHAnsi" w:hAnsiTheme="minorHAnsi" w:cstheme="minorHAnsi"/>
            <w:b w:val="0"/>
          </w:rPr>
          <w:delText xml:space="preserve"> est nécessaire</w:delText>
        </w:r>
        <w:r w:rsidRPr="00F1455C" w:rsidDel="00E66BCE">
          <w:rPr>
            <w:rFonts w:asciiTheme="minorHAnsi" w:hAnsiTheme="minorHAnsi" w:cstheme="minorHAnsi"/>
            <w:b w:val="0"/>
            <w:kern w:val="0"/>
            <w:lang w:eastAsia="zh-TW"/>
          </w:rPr>
          <w:delText>.</w:delText>
        </w:r>
      </w:del>
    </w:p>
    <w:p w:rsidR="00EE60DA" w:rsidRPr="00F1455C" w:rsidDel="00E66BCE" w:rsidRDefault="00EE60DA" w:rsidP="00DE3D40">
      <w:pPr>
        <w:pStyle w:val="ListParagraph"/>
        <w:keepNext/>
        <w:keepLines/>
        <w:numPr>
          <w:ilvl w:val="1"/>
          <w:numId w:val="5"/>
        </w:numPr>
        <w:tabs>
          <w:tab w:val="left" w:pos="709"/>
        </w:tabs>
        <w:ind w:left="1080"/>
        <w:contextualSpacing w:val="0"/>
        <w:rPr>
          <w:del w:id="383" w:author="Nazer Aminou" w:date="2014-07-01T18:31:00Z"/>
          <w:rFonts w:cstheme="minorHAnsi"/>
          <w:szCs w:val="20"/>
        </w:rPr>
      </w:pPr>
      <w:del w:id="384" w:author="Nazer Aminou" w:date="2014-07-01T18:31:00Z">
        <w:r w:rsidRPr="00F1455C" w:rsidDel="00E66BCE">
          <w:rPr>
            <w:rFonts w:cstheme="minorHAnsi"/>
            <w:szCs w:val="20"/>
          </w:rPr>
          <w:delText xml:space="preserve">Projet </w:delText>
        </w:r>
        <w:r w:rsidRPr="00F1455C" w:rsidDel="00E66BCE">
          <w:rPr>
            <w:rFonts w:cstheme="minorHAnsi"/>
            <w:i/>
            <w:szCs w:val="20"/>
          </w:rPr>
          <w:delText>NUrl</w:delText>
        </w:r>
        <w:r w:rsidRPr="00F1455C" w:rsidDel="00E66BCE">
          <w:rPr>
            <w:rFonts w:cstheme="minorHAnsi"/>
            <w:szCs w:val="20"/>
          </w:rPr>
          <w:delText xml:space="preserve"> : code exemple de l’ouvrage </w:delText>
        </w:r>
        <w:r w:rsidR="00E55709" w:rsidDel="00E66BCE">
          <w:fldChar w:fldCharType="begin"/>
        </w:r>
        <w:r w:rsidR="00E55709" w:rsidDel="00E66BCE">
          <w:delInstrText xml:space="preserve"> HYPERLINK "http://www.wrox.com/WileyCDA/WroxTitle/Professional-Twitter-Development-With-Examples-in-NET-3-5.productCd-0470531320.html" </w:delInstrText>
        </w:r>
        <w:r w:rsidR="00E55709" w:rsidDel="00E66BCE">
          <w:fldChar w:fldCharType="separate"/>
        </w:r>
        <w:r w:rsidRPr="00F1455C" w:rsidDel="00E66BCE">
          <w:rPr>
            <w:rStyle w:val="Hyperlink"/>
            <w:rFonts w:eastAsiaTheme="majorEastAsia" w:cstheme="minorHAnsi"/>
            <w:smallCaps/>
            <w:szCs w:val="20"/>
          </w:rPr>
          <w:delText>Professional Twitter Development: With Examples in .NET 3.5</w:delText>
        </w:r>
        <w:r w:rsidR="00E55709" w:rsidDel="00E66BCE">
          <w:rPr>
            <w:rStyle w:val="Hyperlink"/>
            <w:rFonts w:eastAsiaTheme="majorEastAsia" w:cstheme="minorHAnsi"/>
            <w:smallCaps/>
            <w:szCs w:val="20"/>
          </w:rPr>
          <w:fldChar w:fldCharType="end"/>
        </w:r>
        <w:r w:rsidRPr="00F1455C" w:rsidDel="00E66BCE">
          <w:rPr>
            <w:rStyle w:val="FootnoteReference"/>
            <w:rFonts w:cstheme="minorHAnsi"/>
            <w:smallCaps/>
            <w:szCs w:val="20"/>
          </w:rPr>
          <w:footnoteReference w:id="53"/>
        </w:r>
        <w:r w:rsidRPr="00F1455C" w:rsidDel="00E66BCE">
          <w:rPr>
            <w:rFonts w:cstheme="minorHAnsi"/>
            <w:szCs w:val="20"/>
          </w:rPr>
          <w:delText xml:space="preserve"> aux éditions Wrox référencé dans le projet suivant </w:delText>
        </w:r>
        <w:r w:rsidRPr="00F1455C" w:rsidDel="00E66BCE">
          <w:rPr>
            <w:rFonts w:cstheme="minorHAnsi"/>
            <w:i/>
            <w:szCs w:val="20"/>
          </w:rPr>
          <w:delText>OAuthLibrary</w:delText>
        </w:r>
        <w:r w:rsidRPr="00F1455C" w:rsidDel="00E66BCE">
          <w:rPr>
            <w:rFonts w:cstheme="minorHAnsi"/>
            <w:szCs w:val="20"/>
          </w:rPr>
          <w:delText xml:space="preserve"> ;</w:delText>
        </w:r>
      </w:del>
    </w:p>
    <w:p w:rsidR="00EE60DA" w:rsidRPr="00F1455C" w:rsidDel="00E66BCE" w:rsidRDefault="00EE60DA" w:rsidP="00DE3D40">
      <w:pPr>
        <w:pStyle w:val="ppBodyTextIndent2"/>
        <w:ind w:left="1080"/>
        <w:jc w:val="both"/>
        <w:rPr>
          <w:del w:id="392" w:author="Nazer Aminou" w:date="2014-07-01T18:31:00Z"/>
          <w:rFonts w:cstheme="minorHAnsi"/>
          <w:sz w:val="20"/>
          <w:szCs w:val="20"/>
          <w:lang w:val="fr-FR"/>
        </w:rPr>
      </w:pPr>
      <w:del w:id="393" w:author="Nazer Aminou" w:date="2014-07-01T18:31:00Z">
        <w:r w:rsidRPr="00FE1458" w:rsidDel="00E66BCE">
          <w:rPr>
            <w:rFonts w:cstheme="minorHAnsi"/>
            <w:noProof/>
            <w:sz w:val="20"/>
            <w:szCs w:val="20"/>
            <w:rPrChange w:id="394" w:author="Unknown">
              <w:rPr>
                <w:noProof/>
              </w:rPr>
            </w:rPrChange>
          </w:rPr>
          <w:drawing>
            <wp:inline distT="0" distB="0" distL="0" distR="0" wp14:anchorId="766BB17E" wp14:editId="1C8525C3">
              <wp:extent cx="914400" cy="1152144"/>
              <wp:effectExtent l="0" t="0" r="0" b="0"/>
              <wp:docPr id="1130" name="Image 11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0531320.jpg"/>
                      <pic:cNvPicPr/>
                    </pic:nvPicPr>
                    <pic:blipFill>
                      <a:blip r:embed="rId23">
                        <a:extLst>
                          <a:ext uri="{28A0092B-C50C-407E-A947-70E740481C1C}">
                            <a14:useLocalDpi xmlns:a14="http://schemas.microsoft.com/office/drawing/2010/main" val="0"/>
                          </a:ext>
                        </a:extLst>
                      </a:blip>
                      <a:stretch>
                        <a:fillRect/>
                      </a:stretch>
                    </pic:blipFill>
                    <pic:spPr>
                      <a:xfrm>
                        <a:off x="0" y="0"/>
                        <a:ext cx="914400" cy="1152144"/>
                      </a:xfrm>
                      <a:prstGeom prst="rect">
                        <a:avLst/>
                      </a:prstGeom>
                    </pic:spPr>
                  </pic:pic>
                </a:graphicData>
              </a:graphic>
            </wp:inline>
          </w:drawing>
        </w:r>
      </w:del>
    </w:p>
    <w:p w:rsidR="00EE60DA" w:rsidRPr="00F1455C" w:rsidDel="00E66BCE" w:rsidRDefault="00EE60DA" w:rsidP="00DE3D40">
      <w:pPr>
        <w:pStyle w:val="ListParagraph"/>
        <w:numPr>
          <w:ilvl w:val="1"/>
          <w:numId w:val="5"/>
        </w:numPr>
        <w:tabs>
          <w:tab w:val="left" w:pos="709"/>
        </w:tabs>
        <w:ind w:left="1080"/>
        <w:contextualSpacing w:val="0"/>
        <w:rPr>
          <w:del w:id="395" w:author="Nazer Aminou" w:date="2014-07-01T18:31:00Z"/>
          <w:rFonts w:cstheme="minorHAnsi"/>
          <w:szCs w:val="20"/>
        </w:rPr>
      </w:pPr>
      <w:del w:id="396" w:author="Nazer Aminou" w:date="2014-07-01T18:31:00Z">
        <w:r w:rsidRPr="00F1455C" w:rsidDel="00E66BCE">
          <w:rPr>
            <w:rFonts w:cstheme="minorHAnsi"/>
            <w:szCs w:val="20"/>
          </w:rPr>
          <w:delText xml:space="preserve">Projet </w:delText>
        </w:r>
        <w:r w:rsidRPr="00F1455C" w:rsidDel="00E66BCE">
          <w:rPr>
            <w:rFonts w:cstheme="minorHAnsi"/>
            <w:i/>
            <w:szCs w:val="20"/>
          </w:rPr>
          <w:delText>OAuthLibrary</w:delText>
        </w:r>
        <w:r w:rsidRPr="00F1455C" w:rsidDel="00E66BCE">
          <w:rPr>
            <w:rFonts w:cstheme="minorHAnsi"/>
            <w:szCs w:val="20"/>
          </w:rPr>
          <w:delText xml:space="preserve"> : code exemple issu du chapitre § 6 </w:delText>
        </w:r>
        <w:r w:rsidRPr="00F1455C" w:rsidDel="00E66BCE">
          <w:rPr>
            <w:rFonts w:cstheme="minorHAnsi"/>
            <w:smallCaps/>
            <w:szCs w:val="20"/>
          </w:rPr>
          <w:delText>Basic Authentication and OAuth</w:delText>
        </w:r>
        <w:r w:rsidRPr="00F1455C" w:rsidDel="00E66BCE">
          <w:rPr>
            <w:rFonts w:cstheme="minorHAnsi"/>
            <w:szCs w:val="20"/>
          </w:rPr>
          <w:delText xml:space="preserve"> de l’ouvrage </w:delText>
        </w:r>
        <w:r w:rsidRPr="00F1455C" w:rsidDel="00E66BCE">
          <w:rPr>
            <w:rFonts w:cstheme="minorHAnsi"/>
            <w:smallCaps/>
            <w:szCs w:val="20"/>
          </w:rPr>
          <w:delText>Professional Twitter Development: With Examples in .NET 3.5</w:delText>
        </w:r>
        <w:r w:rsidRPr="00F1455C" w:rsidDel="00E66BCE">
          <w:rPr>
            <w:rFonts w:cstheme="minorHAnsi"/>
            <w:szCs w:val="20"/>
          </w:rPr>
          <w:delText xml:space="preserve"> pour la mise en œuvre de la spécification </w:delText>
        </w:r>
        <w:r w:rsidR="00E55709" w:rsidDel="00E66BCE">
          <w:fldChar w:fldCharType="begin"/>
        </w:r>
        <w:r w:rsidR="00E55709" w:rsidDel="00E66BCE">
          <w:delInstrText xml:space="preserve"> HYPERLINK "http://oauth.net" </w:delInstrText>
        </w:r>
        <w:r w:rsidR="00E55709" w:rsidDel="00E66BCE">
          <w:fldChar w:fldCharType="separate"/>
        </w:r>
        <w:r w:rsidRPr="00F1455C" w:rsidDel="00E66BCE">
          <w:rPr>
            <w:rStyle w:val="Hyperlink"/>
            <w:rFonts w:eastAsiaTheme="majorEastAsia" w:cstheme="minorHAnsi"/>
            <w:szCs w:val="20"/>
          </w:rPr>
          <w:delText>OAuth</w:delText>
        </w:r>
        <w:r w:rsidR="00E55709" w:rsidDel="00E66BCE">
          <w:rPr>
            <w:rStyle w:val="Hyperlink"/>
            <w:rFonts w:eastAsiaTheme="majorEastAsia" w:cstheme="minorHAnsi"/>
            <w:szCs w:val="20"/>
          </w:rPr>
          <w:fldChar w:fldCharType="end"/>
        </w:r>
        <w:r w:rsidRPr="00F1455C" w:rsidDel="00E66BCE">
          <w:rPr>
            <w:rStyle w:val="FootnoteReference"/>
            <w:rFonts w:cstheme="minorHAnsi"/>
            <w:szCs w:val="20"/>
          </w:rPr>
          <w:footnoteReference w:id="54"/>
        </w:r>
        <w:r w:rsidRPr="00F1455C" w:rsidDel="00E66BCE">
          <w:rPr>
            <w:rFonts w:cstheme="minorHAnsi"/>
            <w:szCs w:val="20"/>
          </w:rPr>
          <w:delText>.</w:delText>
        </w:r>
      </w:del>
    </w:p>
    <w:p w:rsidR="00EE60DA" w:rsidRPr="00DE3D40" w:rsidDel="00E66BCE" w:rsidRDefault="00EE60DA" w:rsidP="00DE3D40">
      <w:pPr>
        <w:pStyle w:val="AlertLabelinList1"/>
        <w:spacing w:after="120" w:line="240" w:lineRule="auto"/>
        <w:ind w:left="1080"/>
        <w:rPr>
          <w:del w:id="402" w:author="Nazer Aminou" w:date="2014-07-01T18:31:00Z"/>
          <w:rFonts w:asciiTheme="minorHAnsi" w:hAnsiTheme="minorHAnsi" w:cstheme="minorHAnsi"/>
          <w:b w:val="0"/>
          <w:kern w:val="0"/>
          <w:lang w:val="en-US" w:eastAsia="zh-TW"/>
        </w:rPr>
      </w:pPr>
      <w:del w:id="403" w:author="Nazer Aminou" w:date="2014-07-01T18:31:00Z">
        <w:r w:rsidRPr="00F1455C" w:rsidDel="00E66BCE">
          <w:rPr>
            <w:rFonts w:asciiTheme="minorHAnsi" w:hAnsiTheme="minorHAnsi" w:cstheme="minorHAnsi"/>
            <w:kern w:val="0"/>
            <w:lang w:val="en-US" w:eastAsia="zh-TW"/>
          </w:rPr>
          <w:delText>Remarque </w:delText>
        </w:r>
        <w:r w:rsidRPr="00DE3D40" w:rsidDel="00E66BCE">
          <w:rPr>
            <w:rFonts w:asciiTheme="minorHAnsi" w:hAnsiTheme="minorHAnsi" w:cstheme="minorHAnsi"/>
            <w:b w:val="0"/>
            <w:kern w:val="0"/>
            <w:lang w:val="en-US" w:eastAsia="zh-TW"/>
          </w:rPr>
          <w:delText xml:space="preserve">: </w:delText>
        </w:r>
        <w:r w:rsidRPr="00DE3D40" w:rsidDel="00E66BCE">
          <w:rPr>
            <w:rFonts w:asciiTheme="minorHAnsi" w:hAnsiTheme="minorHAnsi" w:cstheme="minorHAnsi"/>
            <w:b w:val="0"/>
            <w:lang w:val="en-US"/>
          </w:rPr>
          <w:delText xml:space="preserve">A titre de complement, vous pouvez consulter les articles Wrox </w:delText>
        </w:r>
        <w:r w:rsidR="008D4771" w:rsidDel="00E66BCE">
          <w:fldChar w:fldCharType="begin"/>
        </w:r>
        <w:r w:rsidR="008D4771" w:rsidRPr="00147CD5" w:rsidDel="00E66BCE">
          <w:rPr>
            <w:lang w:val="en-US"/>
          </w:rPr>
          <w:delInstrText xml:space="preserve"> HYPERLINK "http://p2p.wrox.com/content/articles/twitter-development-oauth-specification" </w:delInstrText>
        </w:r>
        <w:r w:rsidR="008D4771" w:rsidDel="00E66BCE">
          <w:fldChar w:fldCharType="separate"/>
        </w:r>
        <w:r w:rsidRPr="00DE3D40" w:rsidDel="00E66BCE">
          <w:rPr>
            <w:rStyle w:val="Hyperlink"/>
            <w:rFonts w:asciiTheme="minorHAnsi" w:eastAsiaTheme="majorEastAsia" w:hAnsiTheme="minorHAnsi" w:cstheme="minorHAnsi"/>
            <w:b w:val="0"/>
            <w:smallCaps/>
            <w:lang w:val="en-US"/>
          </w:rPr>
          <w:delText>Twitter Development: The OAuth Specification</w:delText>
        </w:r>
        <w:r w:rsidR="008D4771" w:rsidDel="00E66BCE">
          <w:rPr>
            <w:rStyle w:val="Hyperlink"/>
            <w:rFonts w:eastAsiaTheme="majorEastAsia" w:cstheme="minorHAnsi"/>
            <w:smallCaps/>
            <w:lang w:val="en-US"/>
          </w:rPr>
          <w:fldChar w:fldCharType="end"/>
        </w:r>
        <w:r w:rsidRPr="00DE3D40" w:rsidDel="00E66BCE">
          <w:rPr>
            <w:rStyle w:val="FootnoteReference"/>
            <w:rFonts w:asciiTheme="minorHAnsi" w:hAnsiTheme="minorHAnsi" w:cstheme="minorHAnsi"/>
            <w:b w:val="0"/>
            <w:smallCaps/>
          </w:rPr>
          <w:footnoteReference w:id="55"/>
        </w:r>
        <w:r w:rsidRPr="00DE3D40" w:rsidDel="00E66BCE">
          <w:rPr>
            <w:rFonts w:asciiTheme="minorHAnsi" w:hAnsiTheme="minorHAnsi" w:cstheme="minorHAnsi"/>
            <w:b w:val="0"/>
            <w:lang w:val="en-US"/>
          </w:rPr>
          <w:delText xml:space="preserve">, </w:delText>
        </w:r>
        <w:r w:rsidR="008D4771" w:rsidDel="00E66BCE">
          <w:fldChar w:fldCharType="begin"/>
        </w:r>
        <w:r w:rsidR="008D4771" w:rsidRPr="00147CD5" w:rsidDel="00E66BCE">
          <w:rPr>
            <w:lang w:val="en-US"/>
          </w:rPr>
          <w:delInstrText xml:space="preserve"> HYPERLINK "http://p2p.wrox.com/content/articles/twitter-development-oauth-workflow" </w:delInstrText>
        </w:r>
        <w:r w:rsidR="008D4771" w:rsidDel="00E66BCE">
          <w:fldChar w:fldCharType="separate"/>
        </w:r>
        <w:r w:rsidRPr="00DE3D40" w:rsidDel="00E66BCE">
          <w:rPr>
            <w:rStyle w:val="Hyperlink"/>
            <w:rFonts w:asciiTheme="minorHAnsi" w:eastAsiaTheme="majorEastAsia" w:hAnsiTheme="minorHAnsi" w:cstheme="minorHAnsi"/>
            <w:b w:val="0"/>
            <w:smallCaps/>
            <w:lang w:val="en-US"/>
          </w:rPr>
          <w:delText>Twitter Development: The OAuth Workflow</w:delText>
        </w:r>
        <w:r w:rsidR="008D4771" w:rsidDel="00E66BCE">
          <w:rPr>
            <w:rStyle w:val="Hyperlink"/>
            <w:rFonts w:eastAsiaTheme="majorEastAsia" w:cstheme="minorHAnsi"/>
            <w:smallCaps/>
            <w:lang w:val="en-US"/>
          </w:rPr>
          <w:fldChar w:fldCharType="end"/>
        </w:r>
        <w:r w:rsidRPr="00DE3D40" w:rsidDel="00E66BCE">
          <w:rPr>
            <w:rStyle w:val="FootnoteReference"/>
            <w:rFonts w:asciiTheme="minorHAnsi" w:hAnsiTheme="minorHAnsi" w:cstheme="minorHAnsi"/>
            <w:b w:val="0"/>
            <w:smallCaps/>
          </w:rPr>
          <w:footnoteReference w:id="56"/>
        </w:r>
        <w:r w:rsidRPr="00DE3D40" w:rsidDel="00E66BCE">
          <w:rPr>
            <w:rFonts w:asciiTheme="minorHAnsi" w:hAnsiTheme="minorHAnsi" w:cstheme="minorHAnsi"/>
            <w:b w:val="0"/>
            <w:lang w:val="en-US"/>
          </w:rPr>
          <w:delText xml:space="preserve"> et </w:delText>
        </w:r>
        <w:r w:rsidR="008D4771" w:rsidDel="00E66BCE">
          <w:fldChar w:fldCharType="begin"/>
        </w:r>
        <w:r w:rsidR="008D4771" w:rsidRPr="00147CD5" w:rsidDel="00E66BCE">
          <w:rPr>
            <w:lang w:val="en-US"/>
          </w:rPr>
          <w:delInstrText xml:space="preserve"> HYPERLINK "http://p2p.wrox.com/content/articles/twitter-development-using-oauth-authenticate-against-twitter-api-walkthroughs" </w:delInstrText>
        </w:r>
        <w:r w:rsidR="008D4771" w:rsidDel="00E66BCE">
          <w:fldChar w:fldCharType="separate"/>
        </w:r>
        <w:r w:rsidRPr="00DE3D40" w:rsidDel="00E66BCE">
          <w:rPr>
            <w:rStyle w:val="Hyperlink"/>
            <w:rFonts w:asciiTheme="minorHAnsi" w:eastAsiaTheme="majorEastAsia" w:hAnsiTheme="minorHAnsi" w:cstheme="minorHAnsi"/>
            <w:b w:val="0"/>
            <w:smallCaps/>
            <w:lang w:val="en-US"/>
          </w:rPr>
          <w:delText>Twitter Development: Using OAuth to Authenticate Against the Twitter API: Walkthroughs</w:delText>
        </w:r>
        <w:r w:rsidR="008D4771" w:rsidDel="00E66BCE">
          <w:rPr>
            <w:rStyle w:val="Hyperlink"/>
            <w:rFonts w:eastAsiaTheme="majorEastAsia" w:cstheme="minorHAnsi"/>
            <w:smallCaps/>
            <w:lang w:val="en-US"/>
          </w:rPr>
          <w:fldChar w:fldCharType="end"/>
        </w:r>
        <w:r w:rsidRPr="00DE3D40" w:rsidDel="00E66BCE">
          <w:rPr>
            <w:rStyle w:val="FootnoteReference"/>
            <w:rFonts w:asciiTheme="minorHAnsi" w:hAnsiTheme="minorHAnsi" w:cstheme="minorHAnsi"/>
            <w:b w:val="0"/>
            <w:smallCaps/>
          </w:rPr>
          <w:footnoteReference w:id="57"/>
        </w:r>
        <w:r w:rsidRPr="00DE3D40" w:rsidDel="00E66BCE">
          <w:rPr>
            <w:rFonts w:asciiTheme="minorHAnsi" w:hAnsiTheme="minorHAnsi" w:cstheme="minorHAnsi"/>
            <w:b w:val="0"/>
            <w:kern w:val="0"/>
            <w:lang w:val="en-US" w:eastAsia="zh-TW"/>
          </w:rPr>
          <w:delText>.</w:delText>
        </w:r>
      </w:del>
    </w:p>
    <w:p w:rsidR="00EE60DA" w:rsidRPr="00F1455C" w:rsidDel="00E66BCE" w:rsidRDefault="00EE60DA" w:rsidP="00DE3D40">
      <w:pPr>
        <w:pStyle w:val="ListParagraph"/>
        <w:numPr>
          <w:ilvl w:val="1"/>
          <w:numId w:val="5"/>
        </w:numPr>
        <w:tabs>
          <w:tab w:val="left" w:pos="709"/>
        </w:tabs>
        <w:ind w:left="1080"/>
        <w:contextualSpacing w:val="0"/>
        <w:rPr>
          <w:del w:id="426" w:author="Nazer Aminou" w:date="2014-07-01T18:31:00Z"/>
          <w:rFonts w:cstheme="minorHAnsi"/>
          <w:szCs w:val="20"/>
        </w:rPr>
      </w:pPr>
      <w:del w:id="427" w:author="Nazer Aminou" w:date="2014-07-01T18:31:00Z">
        <w:r w:rsidRPr="00F1455C" w:rsidDel="00E66BCE">
          <w:rPr>
            <w:rFonts w:cstheme="minorHAnsi"/>
            <w:szCs w:val="20"/>
          </w:rPr>
          <w:delText xml:space="preserve">Projets </w:delText>
        </w:r>
        <w:r w:rsidRPr="00F1455C" w:rsidDel="00E66BCE">
          <w:rPr>
            <w:rFonts w:cstheme="minorHAnsi"/>
            <w:i/>
            <w:szCs w:val="20"/>
          </w:rPr>
          <w:delText>NET.SyntaxC4.RedBitSoftware.ODAF.*</w:delText>
        </w:r>
        <w:r w:rsidRPr="00F1455C" w:rsidDel="00E66BCE">
          <w:rPr>
            <w:rFonts w:cstheme="minorHAnsi"/>
            <w:szCs w:val="20"/>
          </w:rPr>
          <w:delText xml:space="preserve"> implémentant le célèbre moteur de recherche </w:delText>
        </w:r>
        <w:r w:rsidR="00E55709" w:rsidDel="00E66BCE">
          <w:fldChar w:fldCharType="begin"/>
        </w:r>
        <w:r w:rsidR="00E55709" w:rsidDel="00E66BCE">
          <w:delInstrText xml:space="preserve"> HYPERLINK "http://lucene.apache.org/" </w:delInstrText>
        </w:r>
        <w:r w:rsidR="00E55709" w:rsidDel="00E66BCE">
          <w:fldChar w:fldCharType="separate"/>
        </w:r>
        <w:r w:rsidRPr="00F1455C" w:rsidDel="00E66BCE">
          <w:rPr>
            <w:rStyle w:val="Hyperlink"/>
            <w:rFonts w:eastAsiaTheme="majorEastAsia" w:cstheme="minorHAnsi"/>
            <w:szCs w:val="20"/>
          </w:rPr>
          <w:delText>Lucène</w:delText>
        </w:r>
        <w:r w:rsidR="00E55709" w:rsidDel="00E66BCE">
          <w:rPr>
            <w:rStyle w:val="Hyperlink"/>
            <w:rFonts w:eastAsiaTheme="majorEastAsia" w:cstheme="minorHAnsi"/>
            <w:szCs w:val="20"/>
          </w:rPr>
          <w:fldChar w:fldCharType="end"/>
        </w:r>
        <w:r w:rsidRPr="00F1455C" w:rsidDel="00E66BCE">
          <w:rPr>
            <w:rFonts w:cstheme="minorHAnsi"/>
            <w:szCs w:val="20"/>
          </w:rPr>
          <w:delText xml:space="preserve"> pour indexer les flux KML et rechercher les données.</w:delText>
        </w:r>
      </w:del>
    </w:p>
    <w:p w:rsidR="00EE60DA" w:rsidRPr="00F1455C" w:rsidDel="00E66BCE" w:rsidRDefault="00EE60DA" w:rsidP="00DE3D40">
      <w:pPr>
        <w:pStyle w:val="ListParagraph"/>
        <w:numPr>
          <w:ilvl w:val="1"/>
          <w:numId w:val="5"/>
        </w:numPr>
        <w:tabs>
          <w:tab w:val="left" w:pos="709"/>
        </w:tabs>
        <w:ind w:left="1080"/>
        <w:contextualSpacing w:val="0"/>
        <w:rPr>
          <w:del w:id="428" w:author="Nazer Aminou" w:date="2014-07-01T18:31:00Z"/>
          <w:rFonts w:cstheme="minorHAnsi"/>
          <w:szCs w:val="20"/>
        </w:rPr>
      </w:pPr>
      <w:del w:id="429" w:author="Nazer Aminou" w:date="2014-07-01T18:31:00Z">
        <w:r w:rsidRPr="00F1455C" w:rsidDel="00E66BCE">
          <w:rPr>
            <w:rFonts w:cstheme="minorHAnsi"/>
            <w:szCs w:val="20"/>
          </w:rPr>
          <w:delText xml:space="preserve">Projet </w:delText>
        </w:r>
        <w:r w:rsidRPr="00F1455C" w:rsidDel="00E66BCE">
          <w:rPr>
            <w:rFonts w:cstheme="minorHAnsi"/>
            <w:i/>
            <w:szCs w:val="20"/>
          </w:rPr>
          <w:delText>Dependencies</w:delText>
        </w:r>
        <w:r w:rsidRPr="00F1455C" w:rsidDel="00E66BCE">
          <w:rPr>
            <w:rFonts w:cstheme="minorHAnsi"/>
            <w:szCs w:val="20"/>
          </w:rPr>
          <w:delText xml:space="preserve"> permettant de faciliter la résolution des dépendances en incorporant un ensemble de fichiers .dll</w:delText>
        </w:r>
      </w:del>
    </w:p>
    <w:p w:rsidR="00EE60DA" w:rsidRDefault="00EE60DA" w:rsidP="00DE3D40">
      <w:pPr>
        <w:pStyle w:val="ListParagraph"/>
        <w:numPr>
          <w:ilvl w:val="0"/>
          <w:numId w:val="5"/>
        </w:numPr>
        <w:tabs>
          <w:tab w:val="left" w:pos="709"/>
        </w:tabs>
        <w:contextualSpacing w:val="0"/>
      </w:pPr>
      <w:r>
        <w:t xml:space="preserve">Le dossier </w:t>
      </w:r>
      <w:proofErr w:type="spellStart"/>
      <w:r>
        <w:rPr>
          <w:i/>
        </w:rPr>
        <w:t>ODAF.Azure</w:t>
      </w:r>
      <w:proofErr w:type="spellEnd"/>
      <w:r w:rsidRPr="00F94AB6">
        <w:t xml:space="preserve"> </w:t>
      </w:r>
      <w:r>
        <w:t xml:space="preserve">correspondant au projet de déploiement de la solution ODAF </w:t>
      </w:r>
      <w:proofErr w:type="spellStart"/>
      <w:r>
        <w:t>Openturf</w:t>
      </w:r>
      <w:proofErr w:type="spellEnd"/>
      <w:r>
        <w:t xml:space="preserve"> dans Windows Azure, il y a un seul rôle Web qui correspond au projet </w:t>
      </w:r>
      <w:proofErr w:type="spellStart"/>
      <w:r w:rsidRPr="009803F5">
        <w:rPr>
          <w:i/>
        </w:rPr>
        <w:t>ODAF.Website</w:t>
      </w:r>
      <w:proofErr w:type="spellEnd"/>
      <w:del w:id="430" w:author="Nazer Aminou" w:date="2014-07-01T18:31:00Z">
        <w:r w:rsidRPr="009803F5" w:rsidDel="00E66BCE">
          <w:rPr>
            <w:i/>
          </w:rPr>
          <w:delText>.Mvc</w:delText>
        </w:r>
        <w:r w:rsidDel="00E66BCE">
          <w:delText> </w:delText>
        </w:r>
      </w:del>
      <w:r>
        <w:t>;</w:t>
      </w:r>
    </w:p>
    <w:p w:rsidR="00EE60DA" w:rsidRPr="00435231" w:rsidRDefault="00EE60DA" w:rsidP="00DE3D40">
      <w:pPr>
        <w:pStyle w:val="ListParagraph"/>
        <w:numPr>
          <w:ilvl w:val="0"/>
          <w:numId w:val="5"/>
        </w:numPr>
        <w:tabs>
          <w:tab w:val="left" w:pos="709"/>
        </w:tabs>
        <w:contextualSpacing w:val="0"/>
      </w:pPr>
      <w:r>
        <w:t xml:space="preserve">Le dossier </w:t>
      </w:r>
      <w:proofErr w:type="spellStart"/>
      <w:r>
        <w:rPr>
          <w:i/>
        </w:rPr>
        <w:t>ODAF.Android</w:t>
      </w:r>
      <w:proofErr w:type="spellEnd"/>
      <w:r>
        <w:t xml:space="preserve"> correspondant au projet Android du Framework ODAF </w:t>
      </w:r>
      <w:proofErr w:type="spellStart"/>
      <w:r>
        <w:t>Openturf</w:t>
      </w:r>
      <w:proofErr w:type="spellEnd"/>
      <w:r>
        <w:t xml:space="preserve"> </w:t>
      </w:r>
      <w:r w:rsidRPr="00435231">
        <w:t>;</w:t>
      </w:r>
    </w:p>
    <w:p w:rsidR="00EE60DA" w:rsidRPr="00435231" w:rsidRDefault="00EE60DA" w:rsidP="00DE3D40">
      <w:pPr>
        <w:pStyle w:val="ListParagraph"/>
        <w:numPr>
          <w:ilvl w:val="0"/>
          <w:numId w:val="5"/>
        </w:numPr>
        <w:tabs>
          <w:tab w:val="left" w:pos="709"/>
        </w:tabs>
        <w:contextualSpacing w:val="0"/>
      </w:pPr>
      <w:r>
        <w:t xml:space="preserve">Le dossier </w:t>
      </w:r>
      <w:proofErr w:type="spellStart"/>
      <w:r>
        <w:rPr>
          <w:i/>
        </w:rPr>
        <w:t>ODAF.iPhoneApp</w:t>
      </w:r>
      <w:proofErr w:type="spellEnd"/>
      <w:r>
        <w:t xml:space="preserve"> correspondant au projet iPhone du Framework ODAF </w:t>
      </w:r>
      <w:proofErr w:type="spellStart"/>
      <w:r>
        <w:t>Openturf</w:t>
      </w:r>
      <w:proofErr w:type="spellEnd"/>
      <w:r>
        <w:t xml:space="preserve"> </w:t>
      </w:r>
      <w:r w:rsidRPr="00435231">
        <w:t>;</w:t>
      </w:r>
    </w:p>
    <w:p w:rsidR="00EE60DA" w:rsidRPr="00435231" w:rsidDel="00E66BCE" w:rsidRDefault="00EE60DA" w:rsidP="00DE3D40">
      <w:pPr>
        <w:pStyle w:val="ListParagraph"/>
        <w:numPr>
          <w:ilvl w:val="0"/>
          <w:numId w:val="5"/>
        </w:numPr>
        <w:tabs>
          <w:tab w:val="left" w:pos="709"/>
        </w:tabs>
        <w:contextualSpacing w:val="0"/>
        <w:rPr>
          <w:del w:id="431" w:author="Nazer Aminou" w:date="2014-07-01T18:32:00Z"/>
        </w:rPr>
      </w:pPr>
      <w:del w:id="432" w:author="Nazer Aminou" w:date="2014-07-01T18:32:00Z">
        <w:r w:rsidDel="00E66BCE">
          <w:delText xml:space="preserve">Le dossier </w:delText>
        </w:r>
        <w:r w:rsidDel="00E66BCE">
          <w:rPr>
            <w:i/>
          </w:rPr>
          <w:delText>ODAF.SilverlightApp</w:delText>
        </w:r>
        <w:r w:rsidDel="00E66BCE">
          <w:delText xml:space="preserve"> </w:delText>
        </w:r>
        <w:r w:rsidRPr="00435231" w:rsidDel="00E66BCE">
          <w:delText>correspondant au p</w:delText>
        </w:r>
        <w:r w:rsidDel="00E66BCE">
          <w:delText>rojet Silverlight éponyme du Framework ODAF Openturf, et donc à l’application principale permettant d’afficher la carte Bing Cartes avec les points de données affichés</w:delText>
        </w:r>
        <w:r w:rsidRPr="00435231" w:rsidDel="00E66BCE">
          <w:delText>;</w:delText>
        </w:r>
      </w:del>
    </w:p>
    <w:p w:rsidR="00E66BCE" w:rsidRPr="00435231" w:rsidRDefault="00EE60DA" w:rsidP="00E66BCE">
      <w:pPr>
        <w:pStyle w:val="ListParagraph"/>
        <w:numPr>
          <w:ilvl w:val="0"/>
          <w:numId w:val="5"/>
        </w:numPr>
        <w:tabs>
          <w:tab w:val="left" w:pos="709"/>
        </w:tabs>
        <w:contextualSpacing w:val="0"/>
        <w:rPr>
          <w:ins w:id="433" w:author="Nazer Aminou" w:date="2014-07-01T18:32:00Z"/>
        </w:rPr>
      </w:pPr>
      <w:r>
        <w:t xml:space="preserve">Le dossier </w:t>
      </w:r>
      <w:proofErr w:type="spellStart"/>
      <w:r w:rsidRPr="00E66BCE">
        <w:rPr>
          <w:i/>
        </w:rPr>
        <w:t>ODAF.Website</w:t>
      </w:r>
      <w:proofErr w:type="spellEnd"/>
      <w:r>
        <w:t xml:space="preserve"> correspondant au projet</w:t>
      </w:r>
      <w:ins w:id="434" w:author="Nazer Aminou" w:date="2014-07-01T18:33:00Z">
        <w:r w:rsidR="00E66BCE">
          <w:t xml:space="preserve"> Web </w:t>
        </w:r>
      </w:ins>
      <w:del w:id="435" w:author="Nazer Aminou" w:date="2014-07-01T18:33:00Z">
        <w:r w:rsidDel="00E66BCE">
          <w:delText xml:space="preserve"> </w:delText>
        </w:r>
      </w:del>
      <w:r>
        <w:t xml:space="preserve">ASP.NET MVC </w:t>
      </w:r>
      <w:ins w:id="436" w:author="Nazer Aminou" w:date="2014-07-01T18:32:00Z">
        <w:r w:rsidR="00E66BCE">
          <w:t xml:space="preserve">du Framework ODAF </w:t>
        </w:r>
        <w:proofErr w:type="spellStart"/>
        <w:r w:rsidR="00E66BCE">
          <w:t>Openturf</w:t>
        </w:r>
        <w:proofErr w:type="spellEnd"/>
        <w:r w:rsidR="00E66BCE">
          <w:t xml:space="preserve"> </w:t>
        </w:r>
        <w:r w:rsidR="00E66BCE" w:rsidRPr="00435231">
          <w:t>;</w:t>
        </w:r>
      </w:ins>
    </w:p>
    <w:p w:rsidR="00EE60DA" w:rsidDel="00E66BCE" w:rsidRDefault="00EE60DA" w:rsidP="00A74458">
      <w:pPr>
        <w:pStyle w:val="ListParagraph"/>
        <w:numPr>
          <w:ilvl w:val="0"/>
          <w:numId w:val="5"/>
        </w:numPr>
        <w:tabs>
          <w:tab w:val="left" w:pos="709"/>
        </w:tabs>
        <w:contextualSpacing w:val="0"/>
        <w:rPr>
          <w:del w:id="437" w:author="Nazer Aminou" w:date="2014-07-01T18:32:00Z"/>
        </w:rPr>
      </w:pPr>
      <w:del w:id="438" w:author="Nazer Aminou" w:date="2014-07-01T18:32:00Z">
        <w:r w:rsidDel="00E66BCE">
          <w:rPr>
            <w:i/>
          </w:rPr>
          <w:delText>ODAF.Website.Mvc</w:delText>
        </w:r>
        <w:r w:rsidDel="00E66BCE">
          <w:delText xml:space="preserve"> qui expose la couche de services RESTful consommés par les clients pour lire les flux de données KML et interagir avec les données stockées dans la base de données ;</w:delText>
        </w:r>
      </w:del>
    </w:p>
    <w:p w:rsidR="00EE60DA" w:rsidRPr="00435231" w:rsidRDefault="00EE60DA" w:rsidP="00A74458">
      <w:pPr>
        <w:pStyle w:val="ListParagraph"/>
        <w:numPr>
          <w:ilvl w:val="0"/>
          <w:numId w:val="5"/>
        </w:numPr>
        <w:tabs>
          <w:tab w:val="left" w:pos="709"/>
        </w:tabs>
        <w:contextualSpacing w:val="0"/>
      </w:pPr>
      <w:r>
        <w:t xml:space="preserve">Le dossier </w:t>
      </w:r>
      <w:proofErr w:type="spellStart"/>
      <w:r w:rsidRPr="00E66BCE">
        <w:rPr>
          <w:i/>
        </w:rPr>
        <w:t>ODAF.WindowsPhone</w:t>
      </w:r>
      <w:proofErr w:type="spellEnd"/>
      <w:r>
        <w:t xml:space="preserve"> correspondant au projet éponyme Windows Phone de la solution ODAF </w:t>
      </w:r>
      <w:proofErr w:type="spellStart"/>
      <w:r>
        <w:t>Openturf</w:t>
      </w:r>
      <w:proofErr w:type="spellEnd"/>
      <w:r>
        <w:t>.</w:t>
      </w:r>
    </w:p>
    <w:p w:rsidR="00EE60DA" w:rsidRDefault="00EE60DA" w:rsidP="00DE3D40">
      <w:r>
        <w:t xml:space="preserve">La suite de cette section décrit les projets/éléments de configuration constituants de ces différents sous-dossiers de façon à mieux cerner la solution ainsi proposée par le kit de démarrage ODAF </w:t>
      </w:r>
      <w:proofErr w:type="spellStart"/>
      <w:r>
        <w:t>Openturf</w:t>
      </w:r>
      <w:proofErr w:type="spellEnd"/>
      <w:r>
        <w:t xml:space="preserve"> et ainsi vous l’approprier, nous l‘espérons, plus facilement en vue par exemple de sa personnalisation (légère ou avancée).</w:t>
      </w:r>
    </w:p>
    <w:p w:rsidR="00EE60DA" w:rsidRDefault="00EE60DA" w:rsidP="00DE3D40">
      <w:r>
        <w:t xml:space="preserve">Tous les sites, services et composants afférents sont écrits en C#. Ils sont disponibles pour la version </w:t>
      </w:r>
      <w:r w:rsidRPr="00035ED9">
        <w:t>v4.0.30319</w:t>
      </w:r>
      <w:r>
        <w:t xml:space="preserve"> du </w:t>
      </w:r>
      <w:r w:rsidRPr="00472008">
        <w:t>Microsoft Framework .NET</w:t>
      </w:r>
      <w:r>
        <w:t xml:space="preserve">.  Les fichiers de solution associés et présents dans ces dossiers sont destinés à </w:t>
      </w:r>
      <w:r>
        <w:lastRenderedPageBreak/>
        <w:t>l’environnement de développement Visual Studio 2010 (à l’exception des projets Android et iPhone) et sont</w:t>
      </w:r>
      <w:r w:rsidRPr="00BC1827">
        <w:rPr>
          <w:rFonts w:cstheme="minorHAnsi"/>
        </w:rPr>
        <w:t xml:space="preserve"> regroupés dans la solution </w:t>
      </w:r>
      <w:r w:rsidRPr="00BC1827">
        <w:rPr>
          <w:rFonts w:cstheme="minorHAnsi"/>
          <w:i/>
        </w:rPr>
        <w:t>ODAF.Website.sln</w:t>
      </w:r>
      <w:r w:rsidRPr="00BC1827">
        <w:rPr>
          <w:rFonts w:cstheme="minorHAnsi"/>
        </w:rPr>
        <w:t xml:space="preserve"> (à l’exception d</w:t>
      </w:r>
      <w:r>
        <w:rPr>
          <w:rFonts w:cstheme="minorHAnsi"/>
        </w:rPr>
        <w:t>es</w:t>
      </w:r>
      <w:r w:rsidRPr="00BC1827">
        <w:rPr>
          <w:rFonts w:cstheme="minorHAnsi"/>
        </w:rPr>
        <w:t xml:space="preserve"> </w:t>
      </w:r>
      <w:r>
        <w:t>projets Android et  iPhone</w:t>
      </w:r>
      <w:r w:rsidRPr="00BC1827">
        <w:rPr>
          <w:rFonts w:cstheme="minorHAnsi"/>
        </w:rPr>
        <w:t>)</w:t>
      </w:r>
      <w:r>
        <w:t xml:space="preserve">. </w:t>
      </w:r>
    </w:p>
    <w:p w:rsidR="00EE60DA" w:rsidRPr="00F14818" w:rsidRDefault="00EE60DA" w:rsidP="00EE60DA">
      <w:pPr>
        <w:pStyle w:val="Heading2"/>
      </w:pPr>
      <w:bookmarkStart w:id="439" w:name="_Toc326913473"/>
      <w:bookmarkStart w:id="440" w:name="_Toc392074166"/>
      <w:r>
        <w:t xml:space="preserve">Dossier </w:t>
      </w:r>
      <w:proofErr w:type="spellStart"/>
      <w:r>
        <w:t>Database</w:t>
      </w:r>
      <w:bookmarkEnd w:id="439"/>
      <w:bookmarkEnd w:id="440"/>
      <w:proofErr w:type="spellEnd"/>
    </w:p>
    <w:p w:rsidR="00EE60DA" w:rsidRDefault="00EE60DA" w:rsidP="00EE60DA">
      <w:r w:rsidRPr="00701FDC">
        <w:t>Ce</w:t>
      </w:r>
      <w:r>
        <w:t>tte</w:t>
      </w:r>
      <w:r w:rsidRPr="00701FDC">
        <w:t xml:space="preserve"> </w:t>
      </w:r>
      <w:r>
        <w:t xml:space="preserve">première composante de la solution correspond à la couche d’accès aux données du Framework ODAF </w:t>
      </w:r>
      <w:proofErr w:type="spellStart"/>
      <w:r>
        <w:t>Openturf</w:t>
      </w:r>
      <w:proofErr w:type="spellEnd"/>
      <w:r>
        <w:t xml:space="preserve">. Comme évoqué précédemment, ce dossier est composé de 3 sous-dossiers correspondants aux scripts SQL de création de la base de données de la solution, à la bibliothèque </w:t>
      </w:r>
      <w:proofErr w:type="spellStart"/>
      <w:r w:rsidRPr="00896579">
        <w:rPr>
          <w:i/>
        </w:rPr>
        <w:t>SubSonic</w:t>
      </w:r>
      <w:proofErr w:type="spellEnd"/>
      <w:r>
        <w:t xml:space="preserve"> et au projet </w:t>
      </w:r>
      <w:proofErr w:type="spellStart"/>
      <w:r w:rsidRPr="00896579">
        <w:rPr>
          <w:i/>
        </w:rPr>
        <w:t>ODAF.Data</w:t>
      </w:r>
      <w:proofErr w:type="spellEnd"/>
      <w:r>
        <w:rPr>
          <w:i/>
        </w:rPr>
        <w:t xml:space="preserve"> </w:t>
      </w:r>
      <w:r>
        <w:t>qui contient le code d’accès à la base de données.</w:t>
      </w:r>
    </w:p>
    <w:p w:rsidR="00EE60DA" w:rsidRDefault="00EE60DA" w:rsidP="00EE60DA">
      <w:pPr>
        <w:pStyle w:val="Heading3"/>
      </w:pPr>
      <w:bookmarkStart w:id="441" w:name="_Toc326913474"/>
      <w:bookmarkStart w:id="442" w:name="_Toc392074167"/>
      <w:r>
        <w:t>Scripts SQL</w:t>
      </w:r>
      <w:bookmarkEnd w:id="441"/>
      <w:bookmarkEnd w:id="442"/>
    </w:p>
    <w:p w:rsidR="00EE60DA" w:rsidRDefault="00EE60DA" w:rsidP="00EE60DA">
      <w:r>
        <w:t xml:space="preserve">Le dossier </w:t>
      </w:r>
      <w:r w:rsidRPr="005534BF">
        <w:rPr>
          <w:i/>
        </w:rPr>
        <w:t>scripts</w:t>
      </w:r>
      <w:r>
        <w:rPr>
          <w:i/>
        </w:rPr>
        <w:t xml:space="preserve"> </w:t>
      </w:r>
      <w:r>
        <w:t>contient les scripts SQL suivants :</w:t>
      </w:r>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odaf.sql</w:t>
            </w:r>
            <w:proofErr w:type="spellEnd"/>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Ce script de création de la base de données permet de créer toutes les tables nécessaires et d’insérer des données par défaut (dans les tables </w:t>
            </w:r>
            <w:proofErr w:type="spellStart"/>
            <w:r w:rsidRPr="00DE3D40">
              <w:rPr>
                <w:i/>
                <w:sz w:val="18"/>
                <w:szCs w:val="20"/>
              </w:rPr>
              <w:t>OAuthClientApp</w:t>
            </w:r>
            <w:proofErr w:type="spellEnd"/>
            <w:r w:rsidRPr="00DE3D40">
              <w:rPr>
                <w:sz w:val="18"/>
                <w:szCs w:val="20"/>
              </w:rPr>
              <w:t xml:space="preserve"> et </w:t>
            </w:r>
            <w:proofErr w:type="spellStart"/>
            <w:r w:rsidRPr="00DE3D40">
              <w:rPr>
                <w:i/>
                <w:sz w:val="18"/>
                <w:szCs w:val="20"/>
              </w:rPr>
              <w:t>PointDataLayer</w:t>
            </w:r>
            <w:proofErr w:type="spellEnd"/>
            <w:r w:rsidRPr="00DE3D40">
              <w:rPr>
                <w:sz w:val="18"/>
                <w:szCs w:val="20"/>
              </w:rPr>
              <w:t xml:space="preserve">) ainsi que des données qui n’ont pas vocation à changer à priori (tables </w:t>
            </w:r>
            <w:proofErr w:type="spellStart"/>
            <w:r w:rsidRPr="00DE3D40">
              <w:rPr>
                <w:i/>
                <w:sz w:val="18"/>
                <w:szCs w:val="20"/>
              </w:rPr>
              <w:t>UserRole</w:t>
            </w:r>
            <w:proofErr w:type="spellEnd"/>
            <w:r w:rsidRPr="00DE3D40">
              <w:rPr>
                <w:sz w:val="18"/>
                <w:szCs w:val="20"/>
              </w:rPr>
              <w:t xml:space="preserve"> et </w:t>
            </w:r>
            <w:proofErr w:type="spellStart"/>
            <w:r w:rsidRPr="00DE3D40">
              <w:rPr>
                <w:i/>
                <w:sz w:val="18"/>
                <w:szCs w:val="20"/>
              </w:rPr>
              <w:t>UserAccess</w:t>
            </w:r>
            <w:proofErr w:type="spellEnd"/>
            <w:r w:rsidRPr="00DE3D40">
              <w:rPr>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odaf.wipe.tables.sql</w:t>
            </w:r>
            <w:proofErr w:type="spellEnd"/>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script permet d’effacer les données qui ont été partagées par les utilisateurs, à savoir les commentaires, les notes, les tags et les profils utilisateurs.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odaf.drop.tables.sql</w:t>
            </w:r>
            <w:proofErr w:type="spellEnd"/>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script supprime toutes les tables de la base de données.</w:t>
            </w:r>
          </w:p>
        </w:tc>
      </w:tr>
    </w:tbl>
    <w:p w:rsidR="00EE60DA" w:rsidRDefault="00EE60DA" w:rsidP="00EE60DA"/>
    <w:p w:rsidR="00EE60DA" w:rsidRPr="003C70A0" w:rsidRDefault="00EE60DA" w:rsidP="00EE60DA">
      <w:r>
        <w:t xml:space="preserve">Le sous-dossier </w:t>
      </w:r>
      <w:r w:rsidRPr="000F40C8">
        <w:rPr>
          <w:i/>
        </w:rPr>
        <w:t>tt</w:t>
      </w:r>
      <w:r>
        <w:rPr>
          <w:i/>
        </w:rPr>
        <w:t xml:space="preserve"> </w:t>
      </w:r>
      <w:r>
        <w:t>contient quant à lui les modèles (</w:t>
      </w:r>
      <w:proofErr w:type="spellStart"/>
      <w:r w:rsidRPr="00105A6A">
        <w:rPr>
          <w:i/>
        </w:rPr>
        <w:t>templates</w:t>
      </w:r>
      <w:proofErr w:type="spellEnd"/>
      <w:r>
        <w:t xml:space="preserve">) T4 utilisés par le projet </w:t>
      </w:r>
      <w:proofErr w:type="spellStart"/>
      <w:r w:rsidRPr="00590EA2">
        <w:rPr>
          <w:i/>
        </w:rPr>
        <w:t>ODAF.Data</w:t>
      </w:r>
      <w:proofErr w:type="spellEnd"/>
      <w:r>
        <w:t xml:space="preserve"> pour générer le code de la couche d’accès aux données.</w:t>
      </w:r>
    </w:p>
    <w:p w:rsidR="00EE60DA" w:rsidRDefault="00EE60DA" w:rsidP="00EE60DA">
      <w:pPr>
        <w:pStyle w:val="Heading3"/>
      </w:pPr>
      <w:bookmarkStart w:id="443" w:name="_Toc326913475"/>
      <w:bookmarkStart w:id="444" w:name="_Toc392074168"/>
      <w:r>
        <w:lastRenderedPageBreak/>
        <w:t xml:space="preserve">Organisation projet </w:t>
      </w:r>
      <w:proofErr w:type="spellStart"/>
      <w:r>
        <w:t>ODAF.Data</w:t>
      </w:r>
      <w:bookmarkEnd w:id="443"/>
      <w:bookmarkEnd w:id="444"/>
      <w:proofErr w:type="spellEnd"/>
    </w:p>
    <w:p w:rsidR="00EE60DA" w:rsidRPr="00DE3D40" w:rsidRDefault="00EE60DA" w:rsidP="00EE60DA">
      <w:pPr>
        <w:pStyle w:val="ppBodyText"/>
        <w:keepNext/>
        <w:keepLines/>
        <w:spacing w:line="240" w:lineRule="auto"/>
        <w:jc w:val="both"/>
        <w:rPr>
          <w:sz w:val="20"/>
          <w:lang w:val="fr-FR"/>
        </w:rPr>
      </w:pPr>
      <w:r w:rsidRPr="00DE3D40">
        <w:rPr>
          <w:sz w:val="20"/>
          <w:lang w:val="fr-FR"/>
        </w:rPr>
        <w:t xml:space="preserve">Le projet </w:t>
      </w:r>
      <w:proofErr w:type="spellStart"/>
      <w:r w:rsidRPr="00DE3D40">
        <w:rPr>
          <w:i/>
          <w:sz w:val="20"/>
          <w:lang w:val="fr-FR"/>
        </w:rPr>
        <w:t>ODAF.Data</w:t>
      </w:r>
      <w:proofErr w:type="spellEnd"/>
      <w:r w:rsidRPr="00DE3D40">
        <w:rPr>
          <w:sz w:val="20"/>
          <w:lang w:val="fr-FR"/>
        </w:rPr>
        <w:t xml:space="preserve"> est organisé de la façon suivante : </w:t>
      </w:r>
    </w:p>
    <w:p w:rsidR="00EE60DA" w:rsidRPr="00081E15" w:rsidRDefault="00EE60DA" w:rsidP="00EE60DA">
      <w:pPr>
        <w:pStyle w:val="ppBodyText"/>
        <w:keepNext/>
        <w:keepLines/>
        <w:spacing w:line="240" w:lineRule="auto"/>
        <w:jc w:val="center"/>
        <w:rPr>
          <w:lang w:val="fr-FR"/>
        </w:rPr>
      </w:pPr>
      <w:r w:rsidRPr="00180A65">
        <w:rPr>
          <w:noProof/>
          <w:lang w:val="fr-FR" w:bidi="ar-SA"/>
        </w:rPr>
        <w:t xml:space="preserve"> </w:t>
      </w:r>
      <w:r>
        <w:rPr>
          <w:noProof/>
          <w:lang w:bidi="ar-SA"/>
        </w:rPr>
        <w:drawing>
          <wp:inline distT="0" distB="0" distL="0" distR="0" wp14:anchorId="3B066E66" wp14:editId="00C6209E">
            <wp:extent cx="1142470" cy="2219325"/>
            <wp:effectExtent l="0" t="0" r="635" b="0"/>
            <wp:docPr id="30" name="Image 30" descr="C:\Users\t-rolivi\Desktop\ODAF screenshots\projetodaf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ODAF screenshots\projetodafdata.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43574" cy="222147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Elément</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Dossier tt</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Ce dossier contient tous les modèles T4 qui vous permettent de générer le code d’accès à la base de données. Nous abordons plus spécifiquement la procédure de génération du code dans le document </w:t>
            </w:r>
            <w:r w:rsidRPr="00DE3D40">
              <w:rPr>
                <w:smallCaps/>
                <w:sz w:val="18"/>
                <w:szCs w:val="20"/>
              </w:rPr>
              <w:t xml:space="preserve">Déployer le kit de démarrage ODAF </w:t>
            </w:r>
            <w:proofErr w:type="spellStart"/>
            <w:r w:rsidRPr="00DE3D40">
              <w:rPr>
                <w:smallCaps/>
                <w:sz w:val="18"/>
                <w:szCs w:val="20"/>
              </w:rPr>
              <w:t>Openturf</w:t>
            </w:r>
            <w:proofErr w:type="spellEnd"/>
            <w:r w:rsidRPr="00DE3D40">
              <w:rPr>
                <w:smallCaps/>
                <w:sz w:val="18"/>
                <w:szCs w:val="20"/>
              </w:rPr>
              <w:t xml:space="preserve"> dans Windows Azure</w:t>
            </w:r>
            <w:r w:rsidRPr="00DE3D40">
              <w:rPr>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proofErr w:type="spellStart"/>
            <w:r w:rsidRPr="00DE3D40">
              <w:rPr>
                <w:rFonts w:cs="Times New Roman"/>
                <w:b/>
                <w:i/>
                <w:snapToGrid/>
                <w:sz w:val="18"/>
                <w:szCs w:val="20"/>
                <w:lang w:eastAsia="zh-TW"/>
              </w:rPr>
              <w:t>App.config</w:t>
            </w:r>
            <w:proofErr w:type="spellEnd"/>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 xml:space="preserve">Ce fichier de configuration du projet contient uniquement la chaine de connexion à la base de données de la solution ODAF </w:t>
            </w:r>
            <w:proofErr w:type="spellStart"/>
            <w:r w:rsidRPr="00DE3D40">
              <w:rPr>
                <w:rFonts w:cs="Times New Roman"/>
                <w:snapToGrid/>
                <w:sz w:val="18"/>
                <w:lang w:eastAsia="zh-TW"/>
              </w:rPr>
              <w:t>Openturf</w:t>
            </w:r>
            <w:proofErr w:type="spellEnd"/>
            <w:r w:rsidRPr="00DE3D40">
              <w:rPr>
                <w:rFonts w:cs="Times New Roman"/>
                <w:snapToGrid/>
                <w:sz w:val="18"/>
                <w:lang w:eastAsia="zh-TW"/>
              </w:rPr>
              <w:t>. Il est nécessaire que cette chaine de connexion pointe vers une base de données valide afin de pouvoir générer le code d’accès à la base de données.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proofErr w:type="spellStart"/>
            <w:r w:rsidRPr="00DE3D40">
              <w:rPr>
                <w:rFonts w:cs="Times New Roman"/>
                <w:b/>
                <w:i/>
                <w:snapToGrid/>
                <w:sz w:val="18"/>
                <w:szCs w:val="20"/>
                <w:lang w:eastAsia="zh-TW"/>
              </w:rPr>
              <w:t>Enum.cs</w:t>
            </w:r>
            <w:proofErr w:type="spellEnd"/>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fichier constitue une énumération en C# correspondants aux rôles et aux permissions d’accès des utilisateurs.</w:t>
            </w:r>
          </w:p>
        </w:tc>
      </w:tr>
    </w:tbl>
    <w:p w:rsidR="00EE60DA" w:rsidRDefault="00EE60DA" w:rsidP="00EE60DA">
      <w:pPr>
        <w:pStyle w:val="Heading3"/>
      </w:pPr>
      <w:bookmarkStart w:id="445" w:name="_Toc326913476"/>
      <w:bookmarkStart w:id="446" w:name="_Toc392074169"/>
      <w:r>
        <w:t>Eléments de configuration</w:t>
      </w:r>
      <w:bookmarkEnd w:id="445"/>
      <w:bookmarkEnd w:id="446"/>
    </w:p>
    <w:p w:rsidR="00EE60DA" w:rsidRDefault="00EE60DA" w:rsidP="00EE60DA">
      <w:pPr>
        <w:keepNext/>
        <w:keepLines/>
      </w:pPr>
      <w:r>
        <w:t xml:space="preserve">Le seul paramètre à configurer dans le projet </w:t>
      </w:r>
      <w:proofErr w:type="spellStart"/>
      <w:r w:rsidRPr="00105A6A">
        <w:rPr>
          <w:i/>
        </w:rPr>
        <w:t>ODAF.Data</w:t>
      </w:r>
      <w:proofErr w:type="spellEnd"/>
      <w:r>
        <w:t xml:space="preserve"> est la chaîne de connexion à la base de données qui est située dans le fichier </w:t>
      </w:r>
      <w:proofErr w:type="spellStart"/>
      <w:r>
        <w:rPr>
          <w:i/>
        </w:rPr>
        <w:t>A</w:t>
      </w:r>
      <w:r w:rsidRPr="00A84359">
        <w:rPr>
          <w:i/>
        </w:rPr>
        <w:t>pp.config</w:t>
      </w:r>
      <w:proofErr w:type="spellEnd"/>
      <w:r>
        <w:t>.</w:t>
      </w:r>
    </w:p>
    <w:p w:rsidR="00EE60DA" w:rsidRPr="00DE3D40" w:rsidRDefault="00EE60DA" w:rsidP="00DE3D40">
      <w:pPr>
        <w:pStyle w:val="AlertLabelinList1"/>
        <w:spacing w:after="120" w:line="240" w:lineRule="auto"/>
        <w:rPr>
          <w:rFonts w:asciiTheme="minorHAnsi" w:hAnsiTheme="minorHAnsi" w:cstheme="minorHAnsi"/>
          <w:b w:val="0"/>
          <w:kern w:val="0"/>
          <w:lang w:eastAsia="zh-TW"/>
        </w:rPr>
      </w:pPr>
      <w:r w:rsidRPr="00DE3D40">
        <w:rPr>
          <w:rFonts w:asciiTheme="minorHAnsi" w:hAnsiTheme="minorHAnsi" w:cstheme="minorHAnsi"/>
          <w:noProof/>
        </w:rPr>
        <w:t xml:space="preserve">Remarque </w:t>
      </w:r>
      <w:r w:rsidRPr="00DE3D40">
        <w:rPr>
          <w:rFonts w:asciiTheme="minorHAnsi" w:hAnsiTheme="minorHAnsi" w:cstheme="minorHAnsi"/>
          <w:kern w:val="0"/>
          <w:lang w:eastAsia="zh-TW"/>
        </w:rPr>
        <w:t>importante</w:t>
      </w:r>
      <w:r w:rsidRPr="00DE3D40">
        <w:rPr>
          <w:rFonts w:asciiTheme="minorHAnsi" w:hAnsiTheme="minorHAnsi" w:cstheme="minorHAnsi"/>
          <w:b w:val="0"/>
          <w:kern w:val="0"/>
          <w:lang w:eastAsia="zh-TW"/>
        </w:rPr>
        <w:t xml:space="preserve"> : Tous les paramètres de la solution qui doivent être configurés sont précédés de la chaîne de caractères </w:t>
      </w:r>
      <w:r w:rsidRPr="00DE3D40">
        <w:rPr>
          <w:rFonts w:asciiTheme="minorHAnsi" w:hAnsiTheme="minorHAnsi" w:cstheme="minorHAnsi"/>
          <w:i/>
          <w:kern w:val="0"/>
          <w:lang w:eastAsia="zh-TW"/>
        </w:rPr>
        <w:t>CHANGEME</w:t>
      </w:r>
      <w:r w:rsidRPr="00DE3D40">
        <w:rPr>
          <w:rFonts w:asciiTheme="minorHAnsi" w:hAnsiTheme="minorHAnsi" w:cstheme="minorHAnsi"/>
          <w:b w:val="0"/>
          <w:i/>
          <w:kern w:val="0"/>
          <w:lang w:eastAsia="zh-TW"/>
        </w:rPr>
        <w:t xml:space="preserve">. </w:t>
      </w:r>
      <w:r w:rsidRPr="00DE3D40">
        <w:rPr>
          <w:rFonts w:asciiTheme="minorHAnsi" w:hAnsiTheme="minorHAnsi" w:cstheme="minorHAnsi"/>
          <w:b w:val="0"/>
          <w:kern w:val="0"/>
          <w:lang w:eastAsia="zh-TW"/>
        </w:rPr>
        <w:t>Il devient alors très facile de rechercher toutes les occurrences de cette chaîne de caractères dans Visual Studio afin de compléter tous les paramètres.</w:t>
      </w:r>
    </w:p>
    <w:tbl>
      <w:tblPr>
        <w:tblStyle w:val="Listemoyenne2-Accent11"/>
        <w:tblW w:w="10035" w:type="dxa"/>
        <w:tblLayout w:type="fixed"/>
        <w:tblLook w:val="04A0" w:firstRow="1" w:lastRow="0" w:firstColumn="1" w:lastColumn="0" w:noHBand="0" w:noVBand="1"/>
      </w:tblPr>
      <w:tblGrid>
        <w:gridCol w:w="2664"/>
        <w:gridCol w:w="7371"/>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EE60DA" w:rsidRPr="00DE3D40" w:rsidRDefault="00EE60DA" w:rsidP="00286F53">
            <w:pPr>
              <w:spacing w:before="60" w:after="60"/>
              <w:ind w:left="764" w:hanging="764"/>
              <w:rPr>
                <w:rFonts w:cs="Times New Roman"/>
                <w:b/>
                <w:snapToGrid/>
                <w:sz w:val="18"/>
                <w:szCs w:val="18"/>
                <w:lang w:eastAsia="zh-TW"/>
              </w:rPr>
            </w:pPr>
            <w:r w:rsidRPr="00DE3D40">
              <w:rPr>
                <w:rFonts w:cs="Times New Roman"/>
                <w:b/>
                <w:snapToGrid/>
                <w:sz w:val="18"/>
                <w:szCs w:val="18"/>
                <w:lang w:eastAsia="zh-TW"/>
              </w:rPr>
              <w:t>Paramètre</w:t>
            </w:r>
          </w:p>
        </w:tc>
        <w:tc>
          <w:tcPr>
            <w:tcW w:w="7371"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18"/>
                <w:lang w:eastAsia="zh-TW"/>
              </w:rPr>
            </w:pPr>
            <w:r w:rsidRPr="00DE3D40">
              <w:rPr>
                <w:rFonts w:cs="Times New Roman"/>
                <w:b/>
                <w:snapToGrid/>
                <w:sz w:val="18"/>
                <w:szCs w:val="18"/>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EE60DA" w:rsidRPr="00DE3D40" w:rsidRDefault="00EE60DA" w:rsidP="00286F53">
            <w:pPr>
              <w:spacing w:before="60" w:after="60"/>
              <w:rPr>
                <w:sz w:val="18"/>
                <w:szCs w:val="18"/>
              </w:rPr>
            </w:pPr>
            <w:r w:rsidRPr="00DE3D40">
              <w:rPr>
                <w:b/>
                <w:i/>
                <w:noProof/>
                <w:sz w:val="18"/>
                <w:szCs w:val="18"/>
              </w:rPr>
              <w:t>ODAF</w:t>
            </w:r>
          </w:p>
        </w:tc>
        <w:tc>
          <w:tcPr>
            <w:tcW w:w="7371"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E3D40">
              <w:rPr>
                <w:sz w:val="18"/>
                <w:szCs w:val="18"/>
              </w:rPr>
              <w:t xml:space="preserve">Chaine de connexion pointant vers la base de données de la solution ODAF </w:t>
            </w:r>
            <w:proofErr w:type="spellStart"/>
            <w:r w:rsidRPr="00DE3D40">
              <w:rPr>
                <w:sz w:val="18"/>
                <w:szCs w:val="18"/>
              </w:rPr>
              <w:t>Openturf</w:t>
            </w:r>
            <w:proofErr w:type="spellEnd"/>
            <w:r w:rsidRPr="00DE3D40">
              <w:rPr>
                <w:sz w:val="18"/>
                <w:szCs w:val="18"/>
              </w:rPr>
              <w:t xml:space="preserve">. </w:t>
            </w:r>
          </w:p>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E3D40">
              <w:rPr>
                <w:sz w:val="18"/>
                <w:szCs w:val="18"/>
              </w:rPr>
              <w:t xml:space="preserve">Pour vous aider, il existe en ligne le site Web </w:t>
            </w:r>
            <w:hyperlink r:id="rId93" w:history="1">
              <w:r w:rsidRPr="00DE3D40">
                <w:rPr>
                  <w:rStyle w:val="Hyperlink"/>
                  <w:rFonts w:eastAsiaTheme="majorEastAsia"/>
                  <w:sz w:val="18"/>
                  <w:szCs w:val="18"/>
                </w:rPr>
                <w:t>http://www.connectionstrings.com/</w:t>
              </w:r>
            </w:hyperlink>
            <w:r w:rsidRPr="00DE3D40">
              <w:rPr>
                <w:sz w:val="18"/>
                <w:szCs w:val="18"/>
              </w:rPr>
              <w:t xml:space="preserve"> qui vous propose les squelettes des différentes chaines de connexion ADO.NET.</w:t>
            </w:r>
          </w:p>
        </w:tc>
      </w:tr>
    </w:tbl>
    <w:p w:rsidR="00EE60DA" w:rsidRPr="007553FF" w:rsidDel="00E66BCE" w:rsidRDefault="00EE60DA" w:rsidP="00EE60DA">
      <w:pPr>
        <w:pStyle w:val="Heading2"/>
        <w:rPr>
          <w:del w:id="447" w:author="Nazer Aminou" w:date="2014-07-01T18:36:00Z"/>
        </w:rPr>
      </w:pPr>
      <w:bookmarkStart w:id="448" w:name="_Toc326913477"/>
      <w:del w:id="449" w:author="Nazer Aminou" w:date="2014-07-01T18:36:00Z">
        <w:r w:rsidDel="00E66BCE">
          <w:delText xml:space="preserve">Dossier </w:delText>
        </w:r>
        <w:r w:rsidRPr="008748E4" w:rsidDel="00E66BCE">
          <w:rPr>
            <w:i/>
          </w:rPr>
          <w:delText>Libraries</w:delText>
        </w:r>
        <w:bookmarkEnd w:id="448"/>
      </w:del>
    </w:p>
    <w:p w:rsidR="00EE60DA" w:rsidDel="00E66BCE" w:rsidRDefault="00EE60DA" w:rsidP="00EE60DA">
      <w:pPr>
        <w:rPr>
          <w:del w:id="450" w:author="Nazer Aminou" w:date="2014-07-01T18:36:00Z"/>
        </w:rPr>
      </w:pPr>
      <w:del w:id="451" w:author="Nazer Aminou" w:date="2014-07-01T18:36:00Z">
        <w:r w:rsidDel="00E66BCE">
          <w:delText xml:space="preserve">Le dossier </w:delText>
        </w:r>
        <w:r w:rsidRPr="00CF411A" w:rsidDel="00E66BCE">
          <w:rPr>
            <w:i/>
          </w:rPr>
          <w:delText>Libraries</w:delText>
        </w:r>
        <w:r w:rsidDel="00E66BCE">
          <w:rPr>
            <w:i/>
          </w:rPr>
          <w:delText xml:space="preserve"> </w:delText>
        </w:r>
        <w:r w:rsidDel="00E66BCE">
          <w:delText xml:space="preserve">contient les projets </w:delText>
        </w:r>
        <w:r w:rsidRPr="00E26495" w:rsidDel="00E66BCE">
          <w:rPr>
            <w:i/>
          </w:rPr>
          <w:delText>BitlyDotNET</w:delText>
        </w:r>
        <w:r w:rsidDel="00E66BCE">
          <w:delText xml:space="preserve">, </w:delText>
        </w:r>
        <w:r w:rsidRPr="00E26495" w:rsidDel="00E66BCE">
          <w:rPr>
            <w:i/>
          </w:rPr>
          <w:delText>MvcFutures</w:delText>
        </w:r>
        <w:r w:rsidDel="00E66BCE">
          <w:delText xml:space="preserve">, </w:delText>
        </w:r>
        <w:r w:rsidRPr="00E26495" w:rsidDel="00E66BCE">
          <w:rPr>
            <w:i/>
          </w:rPr>
          <w:delText>NUrl</w:delText>
        </w:r>
        <w:r w:rsidDel="00E66BCE">
          <w:delText xml:space="preserve"> et </w:delText>
        </w:r>
        <w:r w:rsidRPr="00E26495" w:rsidDel="00E66BCE">
          <w:rPr>
            <w:i/>
          </w:rPr>
          <w:delText>OAuthLibrary</w:delText>
        </w:r>
        <w:r w:rsidDel="00E66BCE">
          <w:delText xml:space="preserve">. </w:delText>
        </w:r>
      </w:del>
    </w:p>
    <w:p w:rsidR="00EE60DA" w:rsidDel="00E66BCE" w:rsidRDefault="00EE60DA" w:rsidP="00EE60DA">
      <w:pPr>
        <w:rPr>
          <w:del w:id="452" w:author="Nazer Aminou" w:date="2014-07-01T18:36:00Z"/>
        </w:rPr>
      </w:pPr>
      <w:del w:id="453" w:author="Nazer Aminou" w:date="2014-07-01T18:36:00Z">
        <w:r w:rsidDel="00E66BCE">
          <w:delText>Ces projets ne nécessitent aucune configuration particulière.</w:delText>
        </w:r>
      </w:del>
    </w:p>
    <w:tbl>
      <w:tblPr>
        <w:tblStyle w:val="Listemoyenne2-Accent11"/>
        <w:tblW w:w="10031" w:type="dxa"/>
        <w:tblLook w:val="04A0" w:firstRow="1" w:lastRow="0" w:firstColumn="1" w:lastColumn="0" w:noHBand="0" w:noVBand="1"/>
      </w:tblPr>
      <w:tblGrid>
        <w:gridCol w:w="3868"/>
        <w:gridCol w:w="6163"/>
      </w:tblGrid>
      <w:tr w:rsidR="00EE60DA" w:rsidRPr="00DE3D40" w:rsidDel="00E66BCE" w:rsidTr="00286F53">
        <w:trPr>
          <w:cnfStyle w:val="100000000000" w:firstRow="1" w:lastRow="0" w:firstColumn="0" w:lastColumn="0" w:oddVBand="0" w:evenVBand="0" w:oddHBand="0" w:evenHBand="0" w:firstRowFirstColumn="0" w:firstRowLastColumn="0" w:lastRowFirstColumn="0" w:lastRowLastColumn="0"/>
          <w:tblHeader/>
          <w:del w:id="454" w:author="Nazer Aminou" w:date="2014-07-01T18:36:00Z"/>
        </w:trPr>
        <w:tc>
          <w:tcPr>
            <w:cnfStyle w:val="001000000100" w:firstRow="0" w:lastRow="0" w:firstColumn="1" w:lastColumn="0" w:oddVBand="0" w:evenVBand="0" w:oddHBand="0" w:evenHBand="0" w:firstRowFirstColumn="1" w:firstRowLastColumn="0" w:lastRowFirstColumn="0" w:lastRowLastColumn="0"/>
            <w:tcW w:w="3823" w:type="dxa"/>
          </w:tcPr>
          <w:p w:rsidR="00EE60DA" w:rsidRPr="00DE3D40" w:rsidDel="00E66BCE" w:rsidRDefault="00EE60DA" w:rsidP="00286F53">
            <w:pPr>
              <w:spacing w:before="60" w:after="60"/>
              <w:ind w:left="764" w:hanging="764"/>
              <w:rPr>
                <w:del w:id="455" w:author="Nazer Aminou" w:date="2014-07-01T18:36:00Z"/>
                <w:rFonts w:cs="Times New Roman"/>
                <w:b/>
                <w:snapToGrid/>
                <w:sz w:val="18"/>
                <w:szCs w:val="20"/>
                <w:lang w:eastAsia="zh-TW"/>
              </w:rPr>
            </w:pPr>
            <w:del w:id="456" w:author="Nazer Aminou" w:date="2014-07-01T18:36:00Z">
              <w:r w:rsidRPr="00DE3D40" w:rsidDel="00E66BCE">
                <w:rPr>
                  <w:rFonts w:cs="Times New Roman"/>
                  <w:b/>
                  <w:snapToGrid/>
                  <w:sz w:val="18"/>
                  <w:szCs w:val="20"/>
                  <w:lang w:eastAsia="zh-TW"/>
                </w:rPr>
                <w:delText xml:space="preserve">  Projet</w:delText>
              </w:r>
            </w:del>
          </w:p>
        </w:tc>
        <w:tc>
          <w:tcPr>
            <w:tcW w:w="6208" w:type="dxa"/>
          </w:tcPr>
          <w:p w:rsidR="00EE60DA" w:rsidRPr="00DE3D40" w:rsidDel="00E66BCE"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del w:id="457" w:author="Nazer Aminou" w:date="2014-07-01T18:36:00Z"/>
                <w:rFonts w:cs="Times New Roman"/>
                <w:b/>
                <w:snapToGrid/>
                <w:sz w:val="18"/>
                <w:szCs w:val="20"/>
                <w:lang w:eastAsia="zh-TW"/>
              </w:rPr>
            </w:pPr>
            <w:del w:id="458" w:author="Nazer Aminou" w:date="2014-07-01T18:36:00Z">
              <w:r w:rsidRPr="00DE3D40" w:rsidDel="00E66BCE">
                <w:rPr>
                  <w:rFonts w:cs="Times New Roman"/>
                  <w:b/>
                  <w:snapToGrid/>
                  <w:sz w:val="18"/>
                  <w:szCs w:val="20"/>
                  <w:lang w:eastAsia="zh-TW"/>
                </w:rPr>
                <w:delText>Description</w:delText>
              </w:r>
            </w:del>
          </w:p>
        </w:tc>
      </w:tr>
      <w:tr w:rsidR="00EE60DA" w:rsidRPr="00DE3D40" w:rsidDel="00E66BCE" w:rsidTr="00286F53">
        <w:trPr>
          <w:cnfStyle w:val="000000100000" w:firstRow="0" w:lastRow="0" w:firstColumn="0" w:lastColumn="0" w:oddVBand="0" w:evenVBand="0" w:oddHBand="1" w:evenHBand="0" w:firstRowFirstColumn="0" w:firstRowLastColumn="0" w:lastRowFirstColumn="0" w:lastRowLastColumn="0"/>
          <w:del w:id="459" w:author="Nazer Aminou" w:date="2014-07-01T18:36:00Z"/>
        </w:trPr>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Del="00E66BCE" w:rsidRDefault="00EE60DA" w:rsidP="00286F53">
            <w:pPr>
              <w:spacing w:before="60" w:after="60"/>
              <w:ind w:left="764" w:hanging="764"/>
              <w:rPr>
                <w:del w:id="460" w:author="Nazer Aminou" w:date="2014-07-01T18:36:00Z"/>
                <w:rFonts w:cs="Times New Roman"/>
                <w:b/>
                <w:i/>
                <w:snapToGrid/>
                <w:sz w:val="18"/>
                <w:lang w:eastAsia="zh-TW"/>
              </w:rPr>
            </w:pPr>
            <w:del w:id="461" w:author="Nazer Aminou" w:date="2014-07-01T18:36:00Z">
              <w:r w:rsidRPr="00DE3D40" w:rsidDel="00E66BCE">
                <w:rPr>
                  <w:rFonts w:cs="Times New Roman"/>
                  <w:b/>
                  <w:i/>
                  <w:snapToGrid/>
                  <w:sz w:val="18"/>
                  <w:lang w:eastAsia="zh-TW"/>
                </w:rPr>
                <w:delText>BitlyDotNET</w:delText>
              </w:r>
            </w:del>
          </w:p>
        </w:tc>
        <w:tc>
          <w:tcPr>
            <w:tcW w:w="6208" w:type="dxa"/>
          </w:tcPr>
          <w:p w:rsidR="00EE60DA" w:rsidRPr="00DE3D40" w:rsidDel="00E66BC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462" w:author="Nazer Aminou" w:date="2014-07-01T18:36:00Z"/>
                <w:sz w:val="18"/>
              </w:rPr>
            </w:pPr>
            <w:del w:id="463" w:author="Nazer Aminou" w:date="2014-07-01T18:36:00Z">
              <w:r w:rsidRPr="00DE3D40" w:rsidDel="00E66BCE">
                <w:rPr>
                  <w:sz w:val="18"/>
                  <w:szCs w:val="20"/>
                </w:rPr>
                <w:delText>Ce projet permet de s’interfacer avec l’API du service Bit.ly (raccourcisseur d’URL). Ce projet est notamment utilisé quand on commente des données sur Twitter pour pouvoir économiser des caractères dans le tweet.</w:delText>
              </w:r>
            </w:del>
          </w:p>
        </w:tc>
      </w:tr>
      <w:tr w:rsidR="00EE60DA" w:rsidRPr="00DE3D40" w:rsidDel="00E66BCE" w:rsidTr="00286F53">
        <w:trPr>
          <w:del w:id="464" w:author="Nazer Aminou" w:date="2014-07-01T18:36:00Z"/>
        </w:trPr>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Del="00E66BCE" w:rsidRDefault="00EE60DA" w:rsidP="00286F53">
            <w:pPr>
              <w:spacing w:before="60" w:after="60"/>
              <w:ind w:left="764" w:hanging="764"/>
              <w:rPr>
                <w:del w:id="465" w:author="Nazer Aminou" w:date="2014-07-01T18:36:00Z"/>
                <w:rFonts w:cs="Times New Roman"/>
                <w:b/>
                <w:i/>
                <w:snapToGrid/>
                <w:sz w:val="18"/>
                <w:szCs w:val="20"/>
                <w:lang w:eastAsia="zh-TW"/>
              </w:rPr>
            </w:pPr>
            <w:del w:id="466" w:author="Nazer Aminou" w:date="2014-07-01T18:36:00Z">
              <w:r w:rsidRPr="00DE3D40" w:rsidDel="00E66BCE">
                <w:rPr>
                  <w:rFonts w:cs="Times New Roman"/>
                  <w:b/>
                  <w:i/>
                  <w:snapToGrid/>
                  <w:sz w:val="18"/>
                  <w:szCs w:val="20"/>
                  <w:lang w:eastAsia="zh-TW"/>
                </w:rPr>
                <w:delText>NUrl</w:delText>
              </w:r>
            </w:del>
          </w:p>
        </w:tc>
        <w:tc>
          <w:tcPr>
            <w:tcW w:w="6208" w:type="dxa"/>
          </w:tcPr>
          <w:p w:rsidR="00EE60DA" w:rsidRPr="00DE3D40" w:rsidDel="00E66BC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467" w:author="Nazer Aminou" w:date="2014-07-01T18:36:00Z"/>
                <w:rFonts w:cs="Times New Roman"/>
                <w:snapToGrid/>
                <w:sz w:val="18"/>
                <w:lang w:eastAsia="zh-TW"/>
              </w:rPr>
            </w:pPr>
            <w:del w:id="468" w:author="Nazer Aminou" w:date="2014-07-01T18:36:00Z">
              <w:r w:rsidRPr="00DE3D40" w:rsidDel="00E66BCE">
                <w:rPr>
                  <w:rFonts w:cs="Times New Roman"/>
                  <w:snapToGrid/>
                  <w:sz w:val="18"/>
                  <w:lang w:eastAsia="zh-TW"/>
                </w:rPr>
                <w:delText>Ce projet fournit des classes permettant de simplifier la gestion du protocole http notamment dans l’envoi requêtes de façon asynchrone.</w:delText>
              </w:r>
            </w:del>
          </w:p>
        </w:tc>
      </w:tr>
      <w:tr w:rsidR="00EE60DA" w:rsidRPr="00DE3D40" w:rsidDel="00E66BCE" w:rsidTr="00286F53">
        <w:trPr>
          <w:cnfStyle w:val="000000100000" w:firstRow="0" w:lastRow="0" w:firstColumn="0" w:lastColumn="0" w:oddVBand="0" w:evenVBand="0" w:oddHBand="1" w:evenHBand="0" w:firstRowFirstColumn="0" w:firstRowLastColumn="0" w:lastRowFirstColumn="0" w:lastRowLastColumn="0"/>
          <w:del w:id="469" w:author="Nazer Aminou" w:date="2014-07-01T18:36:00Z"/>
        </w:trPr>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Del="00E66BCE" w:rsidRDefault="00EE60DA" w:rsidP="00286F53">
            <w:pPr>
              <w:spacing w:before="60" w:after="60"/>
              <w:ind w:left="764" w:hanging="764"/>
              <w:rPr>
                <w:del w:id="470" w:author="Nazer Aminou" w:date="2014-07-01T18:36:00Z"/>
                <w:rFonts w:cs="Times New Roman"/>
                <w:b/>
                <w:i/>
                <w:snapToGrid/>
                <w:sz w:val="18"/>
                <w:szCs w:val="20"/>
                <w:lang w:eastAsia="zh-TW"/>
              </w:rPr>
            </w:pPr>
            <w:del w:id="471" w:author="Nazer Aminou" w:date="2014-07-01T18:36:00Z">
              <w:r w:rsidRPr="00DE3D40" w:rsidDel="00E66BCE">
                <w:rPr>
                  <w:rFonts w:cs="Times New Roman"/>
                  <w:b/>
                  <w:i/>
                  <w:snapToGrid/>
                  <w:sz w:val="18"/>
                  <w:szCs w:val="20"/>
                  <w:lang w:eastAsia="zh-TW"/>
                </w:rPr>
                <w:delText>OAuthLibrary</w:delText>
              </w:r>
            </w:del>
          </w:p>
        </w:tc>
        <w:tc>
          <w:tcPr>
            <w:tcW w:w="6208" w:type="dxa"/>
          </w:tcPr>
          <w:p w:rsidR="00EE60DA" w:rsidRPr="00DE3D40" w:rsidDel="00E66BC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472" w:author="Nazer Aminou" w:date="2014-07-01T18:36:00Z"/>
                <w:rFonts w:cs="Times New Roman"/>
                <w:snapToGrid/>
                <w:sz w:val="18"/>
                <w:lang w:eastAsia="zh-TW"/>
              </w:rPr>
            </w:pPr>
            <w:del w:id="473" w:author="Nazer Aminou" w:date="2014-07-01T18:36:00Z">
              <w:r w:rsidRPr="00DE3D40" w:rsidDel="00E66BCE">
                <w:rPr>
                  <w:rFonts w:cs="Times New Roman"/>
                  <w:snapToGrid/>
                  <w:sz w:val="18"/>
                  <w:lang w:eastAsia="zh-TW"/>
                </w:rPr>
                <w:delText xml:space="preserve">Ce projet permet de s’authentifier à l’aide du protocole OAuth auprès d’un service distant. Ce projet est notamment utilisé dans le cadre de l’authentification à Twitter par le projet </w:delText>
              </w:r>
              <w:r w:rsidRPr="00DE3D40" w:rsidDel="00E66BCE">
                <w:rPr>
                  <w:rFonts w:cs="Times New Roman"/>
                  <w:i/>
                  <w:snapToGrid/>
                  <w:sz w:val="18"/>
                  <w:lang w:eastAsia="zh-TW"/>
                </w:rPr>
                <w:delText>ODAF.Website.Mvc</w:delText>
              </w:r>
              <w:r w:rsidRPr="00DE3D40" w:rsidDel="00E66BCE">
                <w:rPr>
                  <w:rFonts w:cs="Times New Roman"/>
                  <w:snapToGrid/>
                  <w:sz w:val="18"/>
                  <w:lang w:eastAsia="zh-TW"/>
                </w:rPr>
                <w:delText>.</w:delText>
              </w:r>
            </w:del>
          </w:p>
        </w:tc>
      </w:tr>
      <w:tr w:rsidR="00EE60DA" w:rsidRPr="00DE3D40" w:rsidDel="00E66BCE" w:rsidTr="00286F53">
        <w:trPr>
          <w:del w:id="474" w:author="Nazer Aminou" w:date="2014-07-01T18:36:00Z"/>
        </w:trPr>
        <w:tc>
          <w:tcPr>
            <w:cnfStyle w:val="001000000000" w:firstRow="0" w:lastRow="0" w:firstColumn="1" w:lastColumn="0" w:oddVBand="0" w:evenVBand="0" w:oddHBand="0" w:evenHBand="0" w:firstRowFirstColumn="0" w:firstRowLastColumn="0" w:lastRowFirstColumn="0" w:lastRowLastColumn="0"/>
            <w:tcW w:w="3823" w:type="dxa"/>
          </w:tcPr>
          <w:p w:rsidR="00EE60DA" w:rsidRPr="00DE3D40" w:rsidDel="00E66BCE" w:rsidRDefault="00EE60DA" w:rsidP="00286F53">
            <w:pPr>
              <w:spacing w:before="60" w:after="60"/>
              <w:ind w:left="764" w:hanging="764"/>
              <w:rPr>
                <w:del w:id="475" w:author="Nazer Aminou" w:date="2014-07-01T18:36:00Z"/>
                <w:rFonts w:cs="Times New Roman"/>
                <w:b/>
                <w:i/>
                <w:snapToGrid/>
                <w:sz w:val="18"/>
                <w:szCs w:val="20"/>
                <w:lang w:eastAsia="zh-TW"/>
              </w:rPr>
            </w:pPr>
            <w:del w:id="476" w:author="Nazer Aminou" w:date="2014-07-01T18:36:00Z">
              <w:r w:rsidRPr="00DE3D40" w:rsidDel="00E66BCE">
                <w:rPr>
                  <w:rFonts w:cs="Times New Roman"/>
                  <w:b/>
                  <w:i/>
                  <w:snapToGrid/>
                  <w:sz w:val="18"/>
                  <w:szCs w:val="20"/>
                  <w:lang w:eastAsia="zh-TW"/>
                </w:rPr>
                <w:delText>Net.SyntaxC4.RedBitSoftware.ODAF.Search</w:delText>
              </w:r>
            </w:del>
          </w:p>
        </w:tc>
        <w:tc>
          <w:tcPr>
            <w:tcW w:w="6208" w:type="dxa"/>
          </w:tcPr>
          <w:p w:rsidR="00EE60DA" w:rsidRPr="00DE3D40" w:rsidDel="00E66BC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477" w:author="Nazer Aminou" w:date="2014-07-01T18:36:00Z"/>
                <w:rFonts w:cs="Times New Roman"/>
                <w:snapToGrid/>
                <w:sz w:val="18"/>
                <w:lang w:eastAsia="zh-TW"/>
              </w:rPr>
            </w:pPr>
            <w:del w:id="478" w:author="Nazer Aminou" w:date="2014-07-01T18:36:00Z">
              <w:r w:rsidRPr="00DE3D40" w:rsidDel="00E66BCE">
                <w:rPr>
                  <w:rFonts w:cs="Times New Roman"/>
                  <w:snapToGrid/>
                  <w:sz w:val="18"/>
                  <w:lang w:eastAsia="zh-TW"/>
                </w:rPr>
                <w:delText>Ce projet implémente le célèbre moteur de recherche Lucène mais basé sur Azure en l’occurrence sur un compte de stockage.</w:delText>
              </w:r>
            </w:del>
          </w:p>
        </w:tc>
      </w:tr>
    </w:tbl>
    <w:p w:rsidR="003C3036" w:rsidRDefault="003C3036">
      <w:pPr>
        <w:rPr>
          <w:ins w:id="479" w:author="Nazer Aminou" w:date="2014-07-02T14:18:00Z"/>
        </w:rPr>
        <w:pPrChange w:id="480" w:author="Nazer Aminou" w:date="2014-07-02T14:18:00Z">
          <w:pPr>
            <w:pStyle w:val="Heading2"/>
          </w:pPr>
        </w:pPrChange>
      </w:pPr>
      <w:bookmarkStart w:id="481" w:name="_Toc326913478"/>
    </w:p>
    <w:p w:rsidR="003C3036" w:rsidRPr="003C3036" w:rsidRDefault="003C3036">
      <w:pPr>
        <w:rPr>
          <w:ins w:id="482" w:author="Nazer Aminou" w:date="2014-07-02T14:18:00Z"/>
          <w:rPrChange w:id="483" w:author="Nazer Aminou" w:date="2014-07-02T14:18:00Z">
            <w:rPr>
              <w:ins w:id="484" w:author="Nazer Aminou" w:date="2014-07-02T14:18:00Z"/>
            </w:rPr>
          </w:rPrChange>
        </w:rPr>
        <w:pPrChange w:id="485" w:author="Nazer Aminou" w:date="2014-07-02T14:18:00Z">
          <w:pPr>
            <w:pStyle w:val="Heading2"/>
          </w:pPr>
        </w:pPrChange>
      </w:pPr>
    </w:p>
    <w:p w:rsidR="00EE60DA" w:rsidRPr="00DE3D40" w:rsidDel="00E66BCE" w:rsidRDefault="00EE60DA" w:rsidP="00EE60DA">
      <w:pPr>
        <w:pStyle w:val="Heading2"/>
        <w:rPr>
          <w:del w:id="486" w:author="Nazer Aminou" w:date="2014-07-01T18:36:00Z"/>
        </w:rPr>
      </w:pPr>
      <w:del w:id="487" w:author="Nazer Aminou" w:date="2014-07-01T18:36:00Z">
        <w:r w:rsidRPr="00DE3D40" w:rsidDel="00E66BCE">
          <w:lastRenderedPageBreak/>
          <w:delText xml:space="preserve">Dossier </w:delText>
        </w:r>
        <w:r w:rsidRPr="00DE3D40" w:rsidDel="00E66BCE">
          <w:rPr>
            <w:i/>
          </w:rPr>
          <w:delText>Dependencies</w:delText>
        </w:r>
        <w:bookmarkEnd w:id="481"/>
      </w:del>
    </w:p>
    <w:p w:rsidR="00EE60DA" w:rsidRPr="00DE3D40" w:rsidDel="00E66BCE" w:rsidRDefault="00EE60DA" w:rsidP="00EE60DA">
      <w:pPr>
        <w:rPr>
          <w:del w:id="488" w:author="Nazer Aminou" w:date="2014-07-01T18:36:00Z"/>
        </w:rPr>
      </w:pPr>
      <w:del w:id="489" w:author="Nazer Aminou" w:date="2014-07-01T18:36:00Z">
        <w:r w:rsidRPr="00DE3D40" w:rsidDel="00E66BCE">
          <w:delText xml:space="preserve">Le dossier </w:delText>
        </w:r>
        <w:r w:rsidRPr="00DE3D40" w:rsidDel="00E66BCE">
          <w:rPr>
            <w:i/>
          </w:rPr>
          <w:delText xml:space="preserve">Dependencies </w:delText>
        </w:r>
        <w:r w:rsidRPr="00DE3D40" w:rsidDel="00E66BCE">
          <w:delText xml:space="preserve">contient un ensemble d’assemblies (dll) permettant une résolution simplifiée des références de la solution ODAF Openturf. </w:delText>
        </w:r>
      </w:del>
    </w:p>
    <w:p w:rsidR="00EE60DA" w:rsidDel="00E66BCE" w:rsidRDefault="00EE60DA" w:rsidP="00EE60DA">
      <w:pPr>
        <w:rPr>
          <w:del w:id="490" w:author="Nazer Aminou" w:date="2014-07-01T18:36:00Z"/>
        </w:rPr>
      </w:pPr>
      <w:del w:id="491" w:author="Nazer Aminou" w:date="2014-07-01T18:36:00Z">
        <w:r w:rsidRPr="00DE3D40" w:rsidDel="00E66BCE">
          <w:delText>Ce projet ne nécessite aucune configuration particulière.</w:delText>
        </w:r>
      </w:del>
    </w:p>
    <w:p w:rsidR="00EE60DA" w:rsidRDefault="00EE60DA" w:rsidP="00EE60DA">
      <w:pPr>
        <w:pStyle w:val="Heading2"/>
      </w:pPr>
      <w:bookmarkStart w:id="492" w:name="_Toc326913479"/>
      <w:bookmarkStart w:id="493" w:name="_Toc392074170"/>
      <w:r>
        <w:t xml:space="preserve">Dossier </w:t>
      </w:r>
      <w:proofErr w:type="spellStart"/>
      <w:r w:rsidRPr="008748E4">
        <w:rPr>
          <w:i/>
        </w:rPr>
        <w:t>ODAF.Azure</w:t>
      </w:r>
      <w:bookmarkEnd w:id="492"/>
      <w:bookmarkEnd w:id="493"/>
      <w:proofErr w:type="spellEnd"/>
    </w:p>
    <w:p w:rsidR="00EE60DA" w:rsidRDefault="00EE60DA" w:rsidP="00EE60DA">
      <w:pPr>
        <w:rPr>
          <w:rFonts w:cs="Times New Roman"/>
          <w:snapToGrid/>
          <w:lang w:eastAsia="zh-TW"/>
        </w:rPr>
      </w:pPr>
      <w:r w:rsidRPr="00BF37A0">
        <w:rPr>
          <w:rFonts w:cs="Times New Roman"/>
          <w:snapToGrid/>
          <w:lang w:eastAsia="zh-TW"/>
        </w:rPr>
        <w:t>Ce projet standard Windows Azure e</w:t>
      </w:r>
      <w:r>
        <w:rPr>
          <w:rFonts w:cs="Times New Roman"/>
          <w:snapToGrid/>
          <w:lang w:eastAsia="zh-TW"/>
        </w:rPr>
        <w:t xml:space="preserve">st configuré pour supporter le </w:t>
      </w:r>
      <w:r w:rsidRPr="00BF37A0">
        <w:rPr>
          <w:rFonts w:cs="Times New Roman"/>
          <w:snapToGrid/>
          <w:lang w:eastAsia="zh-TW"/>
        </w:rPr>
        <w:t xml:space="preserve">rôle </w:t>
      </w:r>
      <w:proofErr w:type="spellStart"/>
      <w:r>
        <w:rPr>
          <w:rFonts w:cs="Times New Roman"/>
          <w:i/>
          <w:snapToGrid/>
          <w:lang w:eastAsia="zh-TW"/>
        </w:rPr>
        <w:t>ODAF.Website</w:t>
      </w:r>
      <w:proofErr w:type="spellEnd"/>
      <w:del w:id="494" w:author="Nazer Aminou" w:date="2014-07-02T10:35:00Z">
        <w:r w:rsidDel="00A74458">
          <w:rPr>
            <w:rFonts w:cs="Times New Roman"/>
            <w:i/>
            <w:snapToGrid/>
            <w:lang w:eastAsia="zh-TW"/>
          </w:rPr>
          <w:delText>.Mvc</w:delText>
        </w:r>
      </w:del>
      <w:r w:rsidRPr="00BF37A0">
        <w:rPr>
          <w:rFonts w:cs="Times New Roman"/>
          <w:snapToGrid/>
          <w:lang w:eastAsia="zh-TW"/>
        </w:rPr>
        <w:t xml:space="preserve"> (Cf. ci-dess</w:t>
      </w:r>
      <w:r>
        <w:rPr>
          <w:rFonts w:cs="Times New Roman"/>
          <w:snapToGrid/>
          <w:lang w:eastAsia="zh-TW"/>
        </w:rPr>
        <w:t>o</w:t>
      </w:r>
      <w:r w:rsidRPr="00BF37A0">
        <w:rPr>
          <w:rFonts w:cs="Times New Roman"/>
          <w:snapToGrid/>
          <w:lang w:eastAsia="zh-TW"/>
        </w:rPr>
        <w:t xml:space="preserve">us). Ce projet contient la configuration de ce  rôle unique. </w:t>
      </w:r>
    </w:p>
    <w:p w:rsidR="00EE60DA" w:rsidRPr="00AA1797" w:rsidRDefault="00EE60DA" w:rsidP="00EE60DA">
      <w:pPr>
        <w:rPr>
          <w:rFonts w:cs="Times New Roman"/>
          <w:snapToGrid/>
          <w:lang w:eastAsia="zh-TW"/>
        </w:rPr>
      </w:pPr>
      <w:r w:rsidRPr="00BF37A0">
        <w:t xml:space="preserve">Il inclut le fichier de définition de service </w:t>
      </w:r>
      <w:r w:rsidRPr="00BF37A0">
        <w:rPr>
          <w:i/>
          <w:noProof/>
        </w:rPr>
        <w:t>ServiceDefinition.csdef</w:t>
      </w:r>
      <w:r w:rsidRPr="00BF37A0">
        <w:t xml:space="preserve"> qui contient les métadonnées nécessaires à Windows Azure pour comprendre les exigences de l’application, tels que les deux rôles utilisés, leur niveau de confiance, les points de terminaison exposés par chaque rôle, les exigences de stockage local et les éventuels certificats utilisés par les rôles. La définition de service établit également les paramètres de configuration spécifiques à l'application.</w:t>
      </w:r>
    </w:p>
    <w:p w:rsidR="00EE60DA" w:rsidRPr="00BF37A0" w:rsidRDefault="00EE60DA" w:rsidP="00EE60DA">
      <w:r w:rsidRPr="00BF37A0">
        <w:t xml:space="preserve">Le fichier de configuration de service </w:t>
      </w:r>
      <w:proofErr w:type="spellStart"/>
      <w:r w:rsidRPr="00BF37A0">
        <w:rPr>
          <w:i/>
        </w:rPr>
        <w:t>ServiceConfiguration.cscfg</w:t>
      </w:r>
      <w:proofErr w:type="spellEnd"/>
      <w:r w:rsidRPr="00BF37A0">
        <w:t xml:space="preserve"> spécifie le nombre d'instances à exécuter pour le ou les rôles configurés dans le projet (ici un seul)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EE60DA" w:rsidRPr="00BF37A0" w:rsidRDefault="00EE60DA" w:rsidP="00EE60DA">
      <w:pPr>
        <w:rPr>
          <w:rFonts w:cs="Times New Roman"/>
          <w:snapToGrid/>
          <w:lang w:eastAsia="zh-TW"/>
        </w:rPr>
      </w:pPr>
      <w:r w:rsidRPr="00BF37A0">
        <w:rPr>
          <w:rFonts w:cs="Times New Roman"/>
          <w:snapToGrid/>
          <w:lang w:eastAsia="zh-TW"/>
        </w:rPr>
        <w:t xml:space="preserve">Le nœud </w:t>
      </w:r>
      <w:proofErr w:type="spellStart"/>
      <w:r w:rsidRPr="00BF37A0">
        <w:rPr>
          <w:rFonts w:cs="Times New Roman"/>
          <w:b/>
          <w:snapToGrid/>
          <w:lang w:eastAsia="zh-TW"/>
        </w:rPr>
        <w:t>Roles</w:t>
      </w:r>
      <w:proofErr w:type="spellEnd"/>
      <w:r w:rsidRPr="00BF37A0">
        <w:rPr>
          <w:rFonts w:cs="Times New Roman"/>
          <w:snapToGrid/>
          <w:lang w:eastAsia="zh-TW"/>
        </w:rPr>
        <w:t xml:space="preserve"> dans le projet de service Cloud vous permet de configurer quels rôles le service inclut (web, travailleur (</w:t>
      </w:r>
      <w:proofErr w:type="spellStart"/>
      <w:r w:rsidRPr="00BF37A0">
        <w:rPr>
          <w:rFonts w:cs="Times New Roman"/>
          <w:i/>
          <w:snapToGrid/>
          <w:lang w:eastAsia="zh-TW"/>
        </w:rPr>
        <w:t>worker</w:t>
      </w:r>
      <w:proofErr w:type="spellEnd"/>
      <w:r w:rsidRPr="00BF37A0">
        <w:rPr>
          <w:rFonts w:cs="Times New Roman"/>
          <w:snapToGrid/>
          <w:lang w:eastAsia="zh-TW"/>
        </w:rPr>
        <w:t xml:space="preserve">) ou les deux) ainsi que les projets à associer à ces rôles. L’ajout et la configuration des rôles au travers de ce nœud </w:t>
      </w:r>
      <w:proofErr w:type="spellStart"/>
      <w:r w:rsidRPr="00BF37A0">
        <w:rPr>
          <w:rFonts w:cs="Times New Roman"/>
          <w:b/>
          <w:snapToGrid/>
          <w:lang w:eastAsia="zh-TW"/>
        </w:rPr>
        <w:t>Roles</w:t>
      </w:r>
      <w:proofErr w:type="spellEnd"/>
      <w:r w:rsidRPr="00BF37A0">
        <w:rPr>
          <w:rFonts w:cs="Times New Roman"/>
          <w:snapToGrid/>
          <w:lang w:eastAsia="zh-TW"/>
        </w:rPr>
        <w:t xml:space="preserve"> mettra à jour les fichiers </w:t>
      </w:r>
      <w:proofErr w:type="spellStart"/>
      <w:r w:rsidRPr="00BF37A0">
        <w:rPr>
          <w:rFonts w:cs="Times New Roman"/>
          <w:i/>
          <w:snapToGrid/>
          <w:lang w:eastAsia="zh-TW"/>
        </w:rPr>
        <w:t>ServiceDefinition.csdef</w:t>
      </w:r>
      <w:proofErr w:type="spellEnd"/>
      <w:r w:rsidRPr="00BF37A0">
        <w:rPr>
          <w:rFonts w:cs="Times New Roman"/>
          <w:snapToGrid/>
          <w:lang w:eastAsia="zh-TW"/>
        </w:rPr>
        <w:t xml:space="preserve"> et </w:t>
      </w:r>
      <w:proofErr w:type="spellStart"/>
      <w:r w:rsidRPr="00BF37A0">
        <w:rPr>
          <w:rFonts w:cs="Times New Roman"/>
          <w:i/>
          <w:snapToGrid/>
          <w:lang w:eastAsia="zh-TW"/>
        </w:rPr>
        <w:t>ServiceConfiguration.cscfg</w:t>
      </w:r>
      <w:proofErr w:type="spellEnd"/>
      <w:r w:rsidRPr="00BF37A0">
        <w:rPr>
          <w:rFonts w:cs="Times New Roman"/>
          <w:snapToGrid/>
          <w:lang w:eastAsia="zh-TW"/>
        </w:rPr>
        <w:t xml:space="preserve"> précédents.</w:t>
      </w:r>
    </w:p>
    <w:p w:rsidR="00EE60DA" w:rsidRDefault="00EE60DA" w:rsidP="00EE60DA">
      <w:pPr>
        <w:rPr>
          <w:rFonts w:cs="Times New Roman"/>
          <w:snapToGrid/>
          <w:lang w:eastAsia="zh-TW"/>
        </w:rPr>
      </w:pPr>
      <w:r w:rsidRPr="00BF37A0">
        <w:rPr>
          <w:rFonts w:cs="Times New Roman"/>
          <w:snapToGrid/>
          <w:lang w:eastAsia="zh-TW"/>
        </w:rPr>
        <w:t xml:space="preserve">Ce projet sert directement pour publier dans Windows Azure </w:t>
      </w:r>
      <w:r>
        <w:rPr>
          <w:rFonts w:cs="Times New Roman"/>
          <w:snapToGrid/>
          <w:lang w:eastAsia="zh-TW"/>
        </w:rPr>
        <w:t xml:space="preserve">la solution complète ODAF </w:t>
      </w:r>
      <w:proofErr w:type="spellStart"/>
      <w:r>
        <w:rPr>
          <w:rFonts w:cs="Times New Roman"/>
          <w:snapToGrid/>
          <w:lang w:eastAsia="zh-TW"/>
        </w:rPr>
        <w:t>Openturf</w:t>
      </w:r>
      <w:proofErr w:type="spellEnd"/>
      <w:r w:rsidRPr="00BF37A0">
        <w:rPr>
          <w:rFonts w:cs="Times New Roman"/>
          <w:snapToGrid/>
          <w:lang w:eastAsia="zh-TW"/>
        </w:rPr>
        <w:t>.</w:t>
      </w:r>
    </w:p>
    <w:p w:rsidR="00EE60DA" w:rsidDel="003C3036" w:rsidRDefault="00EE60DA">
      <w:pPr>
        <w:rPr>
          <w:del w:id="495" w:author="Nazer Aminou" w:date="2014-07-02T14:19:00Z"/>
          <w:lang w:eastAsia="zh-TW"/>
        </w:rPr>
        <w:pPrChange w:id="496" w:author="Nazer Aminou" w:date="2014-07-02T14:19:00Z">
          <w:pPr>
            <w:pStyle w:val="AlertLabelinList1"/>
            <w:spacing w:after="120" w:line="240" w:lineRule="auto"/>
          </w:pPr>
        </w:pPrChange>
      </w:pPr>
      <w:r>
        <w:rPr>
          <w:rFonts w:cs="Times New Roman"/>
          <w:snapToGrid/>
          <w:lang w:eastAsia="zh-TW"/>
        </w:rPr>
        <w:t>Il n’y a pas de paramètres à configurer dans ce projet.</w:t>
      </w:r>
    </w:p>
    <w:p w:rsidR="003C3036" w:rsidRDefault="003C3036" w:rsidP="00EE60DA">
      <w:pPr>
        <w:rPr>
          <w:ins w:id="497" w:author="Nazer Aminou" w:date="2014-07-02T14:19:00Z"/>
          <w:rFonts w:cs="Times New Roman"/>
          <w:snapToGrid/>
          <w:lang w:eastAsia="zh-TW"/>
        </w:rPr>
      </w:pPr>
    </w:p>
    <w:p w:rsidR="003C3036" w:rsidRPr="00BF37A0" w:rsidRDefault="003C3036" w:rsidP="00EE60DA">
      <w:pPr>
        <w:rPr>
          <w:ins w:id="498" w:author="Nazer Aminou" w:date="2014-07-02T14:19:00Z"/>
        </w:rPr>
      </w:pPr>
    </w:p>
    <w:p w:rsidR="00EE60DA" w:rsidDel="003C3036" w:rsidRDefault="00EE60DA">
      <w:pPr>
        <w:rPr>
          <w:del w:id="499" w:author="Nazer Aminou" w:date="2014-07-02T14:19:00Z"/>
          <w:rFonts w:cs="Times New Roman"/>
          <w:snapToGrid/>
          <w:lang w:eastAsia="zh-TW"/>
        </w:rPr>
        <w:pPrChange w:id="500" w:author="Nazer Aminou" w:date="2014-07-02T14:19:00Z">
          <w:pPr>
            <w:keepNext/>
            <w:keepLines/>
          </w:pPr>
        </w:pPrChange>
      </w:pPr>
      <w:r w:rsidRPr="00DE3D40">
        <w:rPr>
          <w:noProof/>
        </w:rPr>
        <w:t xml:space="preserve">Remarque </w:t>
      </w:r>
      <w:r w:rsidRPr="00DE3D40">
        <w:rPr>
          <w:lang w:eastAsia="zh-TW"/>
        </w:rPr>
        <w:t>importante </w:t>
      </w:r>
      <w:r w:rsidRPr="00DE3D40">
        <w:rPr>
          <w:b/>
          <w:lang w:eastAsia="zh-TW"/>
        </w:rPr>
        <w:t xml:space="preserve">: La publication requiert un compte et  une souscription active avec Windows Azure. </w:t>
      </w:r>
      <w:r w:rsidRPr="00DE3D40">
        <w:rPr>
          <w:b/>
        </w:rPr>
        <w:t xml:space="preserve">Vous pouvez accéder à Windows Azure avec un paiement à l’usage, sans engagement, ou bien des forfaits comme décrit à l’adresse </w:t>
      </w:r>
      <w:r w:rsidR="00D66251">
        <w:fldChar w:fldCharType="begin"/>
      </w:r>
      <w:r w:rsidR="00D66251">
        <w:instrText xml:space="preserve"> HYPERLINK "http://www.microsoft.com/france/windows-azure/Offres.aspx" </w:instrText>
      </w:r>
      <w:r w:rsidR="00D66251">
        <w:fldChar w:fldCharType="separate"/>
      </w:r>
      <w:r w:rsidRPr="00DE3D40">
        <w:rPr>
          <w:rStyle w:val="Hyperlink"/>
          <w:rFonts w:eastAsiaTheme="majorEastAsia" w:cstheme="minorHAnsi"/>
          <w:b/>
        </w:rPr>
        <w:t>http://www.microsoft.com/france/windows-azure/Offres.aspx</w:t>
      </w:r>
      <w:r w:rsidR="00D66251">
        <w:rPr>
          <w:rStyle w:val="Hyperlink"/>
          <w:rFonts w:eastAsiaTheme="majorEastAsia" w:cstheme="minorHAnsi"/>
          <w:b/>
        </w:rPr>
        <w:fldChar w:fldCharType="end"/>
      </w:r>
      <w:r w:rsidRPr="00DE3D40">
        <w:rPr>
          <w:b/>
        </w:rPr>
        <w:t>.</w:t>
      </w:r>
    </w:p>
    <w:p w:rsidR="003C3036" w:rsidRDefault="003C3036">
      <w:pPr>
        <w:rPr>
          <w:ins w:id="501" w:author="Nazer Aminou" w:date="2014-07-02T14:19:00Z"/>
          <w:lang w:eastAsia="zh-TW"/>
        </w:rPr>
        <w:pPrChange w:id="502" w:author="Nazer Aminou" w:date="2014-07-02T14:19:00Z">
          <w:pPr>
            <w:pStyle w:val="AlertLabelinList1"/>
            <w:spacing w:after="120" w:line="240" w:lineRule="auto"/>
          </w:pPr>
        </w:pPrChange>
      </w:pPr>
    </w:p>
    <w:p w:rsidR="003C3036" w:rsidRPr="00DE3D40" w:rsidRDefault="003C3036">
      <w:pPr>
        <w:rPr>
          <w:ins w:id="503" w:author="Nazer Aminou" w:date="2014-07-02T14:19:00Z"/>
          <w:lang w:eastAsia="zh-TW"/>
        </w:rPr>
        <w:pPrChange w:id="504" w:author="Nazer Aminou" w:date="2014-07-02T14:19:00Z">
          <w:pPr>
            <w:pStyle w:val="AlertLabelinList1"/>
            <w:spacing w:after="120" w:line="240" w:lineRule="auto"/>
          </w:pPr>
        </w:pPrChange>
      </w:pPr>
    </w:p>
    <w:p w:rsidR="00EE60DA" w:rsidDel="003C3036" w:rsidRDefault="00EE60DA">
      <w:pPr>
        <w:rPr>
          <w:del w:id="505" w:author="Nazer Aminou" w:date="2014-07-02T14:19:00Z"/>
          <w:rFonts w:cs="Times New Roman"/>
          <w:lang w:eastAsia="zh-TW"/>
        </w:rPr>
        <w:pPrChange w:id="506" w:author="Nazer Aminou" w:date="2014-07-02T14:19:00Z">
          <w:pPr>
            <w:pStyle w:val="ppBodyText"/>
            <w:keepNext/>
            <w:keepLines/>
            <w:spacing w:line="240" w:lineRule="auto"/>
            <w:jc w:val="center"/>
          </w:pPr>
        </w:pPrChange>
      </w:pPr>
      <w:r w:rsidRPr="00105A6A">
        <w:rPr>
          <w:rFonts w:cs="Times New Roman"/>
          <w:snapToGrid/>
          <w:lang w:eastAsia="zh-TW"/>
        </w:rPr>
        <w:t>Ce projet est composé de la façon suivante :</w:t>
      </w:r>
    </w:p>
    <w:p w:rsidR="003C3036" w:rsidRPr="00105A6A" w:rsidRDefault="003C3036">
      <w:pPr>
        <w:rPr>
          <w:ins w:id="507" w:author="Nazer Aminou" w:date="2014-07-02T14:19:00Z"/>
          <w:rFonts w:cs="Times New Roman"/>
          <w:snapToGrid/>
          <w:lang w:eastAsia="zh-TW"/>
        </w:rPr>
        <w:pPrChange w:id="508" w:author="Nazer Aminou" w:date="2014-07-02T14:19:00Z">
          <w:pPr>
            <w:keepNext/>
            <w:keepLines/>
          </w:pPr>
        </w:pPrChange>
      </w:pPr>
    </w:p>
    <w:p w:rsidR="00EE60DA" w:rsidRPr="00105A6A" w:rsidRDefault="00EE60DA">
      <w:pPr>
        <w:jc w:val="center"/>
        <w:pPrChange w:id="509" w:author="Nazer Aminou" w:date="2014-07-02T14:19:00Z">
          <w:pPr>
            <w:pStyle w:val="ppBodyText"/>
            <w:keepNext/>
            <w:keepLines/>
            <w:spacing w:line="240" w:lineRule="auto"/>
            <w:jc w:val="center"/>
          </w:pPr>
        </w:pPrChange>
      </w:pPr>
      <w:r>
        <w:rPr>
          <w:noProof/>
          <w:lang w:val="en-US" w:eastAsia="en-US"/>
        </w:rPr>
        <w:drawing>
          <wp:inline distT="0" distB="0" distL="0" distR="0" wp14:anchorId="4BDDED8B" wp14:editId="1BEEC46B">
            <wp:extent cx="1807026" cy="3056327"/>
            <wp:effectExtent l="0" t="0" r="3175" b="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ODAF screenshots\projetodafazure.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1807026" cy="3056327"/>
                    </a:xfrm>
                    <a:prstGeom prst="rect">
                      <a:avLst/>
                    </a:prstGeom>
                    <a:noFill/>
                    <a:ln>
                      <a:noFill/>
                    </a:ln>
                  </pic:spPr>
                </pic:pic>
              </a:graphicData>
            </a:graphic>
          </wp:inline>
        </w:drawing>
      </w:r>
    </w:p>
    <w:p w:rsidR="00EE60DA" w:rsidRDefault="00EE60DA" w:rsidP="00EE60DA">
      <w:pPr>
        <w:pStyle w:val="Heading2"/>
      </w:pPr>
      <w:bookmarkStart w:id="510" w:name="_Toc326913480"/>
      <w:bookmarkStart w:id="511" w:name="_Toc392074171"/>
      <w:r>
        <w:lastRenderedPageBreak/>
        <w:t xml:space="preserve">Dossier </w:t>
      </w:r>
      <w:proofErr w:type="spellStart"/>
      <w:r w:rsidRPr="008748E4">
        <w:rPr>
          <w:i/>
        </w:rPr>
        <w:t>ODAF.</w:t>
      </w:r>
      <w:r>
        <w:rPr>
          <w:i/>
        </w:rPr>
        <w:t>Android</w:t>
      </w:r>
      <w:bookmarkEnd w:id="510"/>
      <w:bookmarkEnd w:id="511"/>
      <w:proofErr w:type="spellEnd"/>
    </w:p>
    <w:p w:rsidR="00EE60DA" w:rsidRDefault="00EE60DA" w:rsidP="00EE60DA">
      <w:r>
        <w:t>Ce dossier contient le projet de l’application Android. Il s’agit donc d’une application écrite en Java et reposant sur le kit de développement Android 12. Il  y a différents paramètres situés dans différents fichiers à configurer dans ce projet.</w:t>
      </w:r>
    </w:p>
    <w:p w:rsidR="00EE60DA" w:rsidRDefault="00EE60DA" w:rsidP="00EE60DA">
      <w:pPr>
        <w:pStyle w:val="Heading3"/>
      </w:pPr>
      <w:bookmarkStart w:id="512" w:name="_Toc326913481"/>
      <w:bookmarkStart w:id="513" w:name="_Toc392074172"/>
      <w:r>
        <w:t>Eléments de configuration</w:t>
      </w:r>
      <w:bookmarkEnd w:id="512"/>
      <w:bookmarkEnd w:id="513"/>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proofErr w:type="spellStart"/>
            <w:r w:rsidRPr="00DE3D40">
              <w:rPr>
                <w:rFonts w:cs="Times New Roman"/>
                <w:b/>
                <w:i/>
                <w:snapToGrid/>
                <w:sz w:val="18"/>
                <w:szCs w:val="20"/>
                <w:lang w:eastAsia="zh-TW"/>
              </w:rPr>
              <w:t>res</w:t>
            </w:r>
            <w:proofErr w:type="spellEnd"/>
            <w:r w:rsidRPr="00DE3D40">
              <w:rPr>
                <w:rFonts w:cs="Times New Roman"/>
                <w:b/>
                <w:i/>
                <w:snapToGrid/>
                <w:sz w:val="18"/>
                <w:szCs w:val="20"/>
                <w:lang w:eastAsia="zh-TW"/>
              </w:rPr>
              <w:t>/values/strings.xml</w:t>
            </w:r>
          </w:p>
        </w:tc>
        <w:tc>
          <w:tcPr>
            <w:tcW w:w="7370" w:type="dxa"/>
          </w:tcPr>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app_name</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w:t>
            </w:r>
            <w:r w:rsidRPr="00DE3D40">
              <w:rPr>
                <w:rFonts w:cstheme="minorHAnsi"/>
                <w:sz w:val="18"/>
                <w:szCs w:val="20"/>
              </w:rPr>
              <w:t>nom de l’application affiché sur l’écran d’accueil</w:t>
            </w:r>
            <w:r w:rsidRPr="00DE3D40">
              <w:rPr>
                <w:rStyle w:val="apple-style-span"/>
                <w:rFonts w:cstheme="minorHAnsi"/>
                <w:bCs/>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odafWebsitebaseUrl</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Fonts w:cstheme="minorHAnsi"/>
                <w:bCs/>
                <w:sz w:val="18"/>
                <w:szCs w:val="20"/>
              </w:rPr>
              <w:t xml:space="preserve"> URL de base de votre serveur ODAF </w:t>
            </w:r>
            <w:proofErr w:type="spellStart"/>
            <w:r w:rsidRPr="00DE3D40">
              <w:rPr>
                <w:rFonts w:cstheme="minorHAnsi"/>
                <w:bCs/>
                <w:sz w:val="18"/>
                <w:szCs w:val="20"/>
              </w:rPr>
              <w:t>Openturf</w:t>
            </w:r>
            <w:proofErr w:type="spellEnd"/>
            <w:r w:rsidRPr="00DE3D40">
              <w:rPr>
                <w:rFonts w:cstheme="minorHAnsi"/>
                <w:bCs/>
                <w:sz w:val="18"/>
                <w:szCs w:val="20"/>
              </w:rPr>
              <w:t>, n’oubliez pas le « / » à la fin</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odafAppId</w:t>
            </w:r>
            <w:proofErr w:type="spellEnd"/>
            <w:r w:rsidRPr="00DE3D40">
              <w:rPr>
                <w:b/>
                <w:i/>
                <w:sz w:val="18"/>
                <w:szCs w:val="20"/>
              </w:rPr>
              <w:t xml:space="preserve"> </w:t>
            </w:r>
            <w:r w:rsidRPr="00DE3D40">
              <w:rPr>
                <w:rStyle w:val="apple-style-span"/>
                <w:rFonts w:cstheme="minorHAnsi"/>
                <w:bCs/>
                <w:sz w:val="18"/>
                <w:szCs w:val="20"/>
              </w:rPr>
              <w:t xml:space="preserve">: </w:t>
            </w:r>
            <w:r w:rsidRPr="00DE3D40">
              <w:rPr>
                <w:rFonts w:cstheme="minorHAnsi"/>
                <w:bCs/>
                <w:sz w:val="18"/>
                <w:szCs w:val="20"/>
              </w:rPr>
              <w:t xml:space="preserve">GUID de votre application enregistré dans la base de données SQL Azure d’ODAF </w:t>
            </w:r>
            <w:proofErr w:type="spellStart"/>
            <w:r w:rsidRPr="00DE3D40">
              <w:rPr>
                <w:rFonts w:cstheme="minorHAnsi"/>
                <w:bCs/>
                <w:sz w:val="18"/>
                <w:szCs w:val="20"/>
              </w:rPr>
              <w:t>Openturf</w:t>
            </w:r>
            <w:proofErr w:type="spellEnd"/>
            <w:r w:rsidRPr="00DE3D40">
              <w:rPr>
                <w:rStyle w:val="apple-style-span"/>
                <w:rFonts w:cstheme="minorHAnsi"/>
                <w:bCs/>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latitude</w:t>
            </w:r>
            <w:r w:rsidRPr="00DE3D40">
              <w:rPr>
                <w:rStyle w:val="apple-style-span"/>
                <w:rFonts w:cstheme="minorHAnsi"/>
                <w:b/>
                <w:bCs/>
                <w:sz w:val="18"/>
                <w:szCs w:val="20"/>
              </w:rPr>
              <w:t> </w:t>
            </w:r>
            <w:r w:rsidRPr="00DE3D40">
              <w:rPr>
                <w:rStyle w:val="apple-style-span"/>
                <w:rFonts w:cstheme="minorHAnsi"/>
                <w:bCs/>
                <w:sz w:val="18"/>
                <w:szCs w:val="20"/>
              </w:rPr>
              <w:t xml:space="preserve">: </w:t>
            </w:r>
            <w:r w:rsidRPr="00DE3D40">
              <w:rPr>
                <w:sz w:val="18"/>
                <w:szCs w:val="20"/>
              </w:rPr>
              <w:t>latitude initiale du point central de l’écran d’accueil</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longitude</w:t>
            </w:r>
            <w:r w:rsidRPr="00DE3D40">
              <w:rPr>
                <w:rStyle w:val="apple-style-span"/>
                <w:rFonts w:cstheme="minorHAnsi"/>
                <w:bCs/>
                <w:sz w:val="18"/>
                <w:szCs w:val="20"/>
              </w:rPr>
              <w:t xml:space="preserve"> : </w:t>
            </w:r>
            <w:r w:rsidRPr="00DE3D40">
              <w:rPr>
                <w:sz w:val="18"/>
                <w:szCs w:val="20"/>
              </w:rPr>
              <w:t>longitude initiale du point central de l’écran d’accueil</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zoomLevel</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sz w:val="18"/>
                <w:szCs w:val="20"/>
              </w:rPr>
              <w:t>niveau de zoom initial du point central de l’écran d’accueil</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consumerkey</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(votre) </w:t>
            </w:r>
            <w:r w:rsidRPr="00DE3D40">
              <w:rPr>
                <w:sz w:val="18"/>
                <w:szCs w:val="20"/>
              </w:rPr>
              <w:t>clé de consommateur Twitter</w:t>
            </w:r>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consumerSecret</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(votre) </w:t>
            </w:r>
            <w:r w:rsidRPr="00DE3D40">
              <w:rPr>
                <w:sz w:val="18"/>
                <w:szCs w:val="20"/>
              </w:rPr>
              <w:t>secret de consommateur Twitter</w:t>
            </w:r>
            <w:r w:rsidRPr="00DE3D40">
              <w:rPr>
                <w:rStyle w:val="apple-style-span"/>
                <w:rFonts w:cstheme="minorHAnsi"/>
                <w:bCs/>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proofErr w:type="spellStart"/>
            <w:r w:rsidRPr="00DE3D40">
              <w:rPr>
                <w:b/>
                <w:i/>
                <w:sz w:val="18"/>
                <w:szCs w:val="20"/>
              </w:rPr>
              <w:t>twitterCommentSent</w:t>
            </w:r>
            <w:proofErr w:type="spellEnd"/>
            <w:r w:rsidRPr="00DE3D40">
              <w:rPr>
                <w:b/>
                <w:i/>
                <w:sz w:val="18"/>
                <w:szCs w:val="20"/>
              </w:rPr>
              <w:t xml:space="preserve"> </w:t>
            </w:r>
            <w:r w:rsidRPr="00DE3D40">
              <w:rPr>
                <w:rStyle w:val="apple-style-span"/>
                <w:rFonts w:cstheme="minorHAnsi"/>
                <w:bCs/>
                <w:sz w:val="18"/>
                <w:szCs w:val="20"/>
              </w:rPr>
              <w:t xml:space="preserve">: </w:t>
            </w:r>
            <w:r w:rsidRPr="00DE3D40">
              <w:rPr>
                <w:sz w:val="18"/>
                <w:szCs w:val="20"/>
              </w:rPr>
              <w:t>message qui est affiché à l’écran après l’envoi d’un tweet</w:t>
            </w:r>
            <w:r w:rsidRPr="00DE3D40">
              <w:rPr>
                <w:rStyle w:val="apple-style-span"/>
                <w:rFonts w:cstheme="minorHAnsi"/>
                <w:bCs/>
                <w:sz w:val="18"/>
                <w:szCs w:val="20"/>
              </w:rPr>
              <w: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rPr>
                <w:rFonts w:cs="Times New Roman"/>
                <w:b/>
                <w:i/>
                <w:snapToGrid/>
                <w:sz w:val="18"/>
                <w:szCs w:val="20"/>
                <w:lang w:eastAsia="zh-TW"/>
              </w:rPr>
            </w:pPr>
            <w:proofErr w:type="spellStart"/>
            <w:r w:rsidRPr="00DE3D40">
              <w:rPr>
                <w:rFonts w:cs="Times New Roman"/>
                <w:b/>
                <w:i/>
                <w:snapToGrid/>
                <w:sz w:val="18"/>
                <w:szCs w:val="20"/>
                <w:lang w:eastAsia="zh-TW"/>
              </w:rPr>
              <w:t>res</w:t>
            </w:r>
            <w:proofErr w:type="spellEnd"/>
            <w:r w:rsidRPr="00DE3D40">
              <w:rPr>
                <w:rFonts w:cs="Times New Roman"/>
                <w:b/>
                <w:i/>
                <w:snapToGrid/>
                <w:sz w:val="18"/>
                <w:szCs w:val="20"/>
                <w:lang w:eastAsia="zh-TW"/>
              </w:rPr>
              <w:t>/</w:t>
            </w:r>
            <w:proofErr w:type="spellStart"/>
            <w:r w:rsidRPr="00DE3D40">
              <w:rPr>
                <w:rFonts w:cs="Times New Roman"/>
                <w:b/>
                <w:i/>
                <w:snapToGrid/>
                <w:sz w:val="18"/>
                <w:szCs w:val="20"/>
                <w:lang w:eastAsia="zh-TW"/>
              </w:rPr>
              <w:t>drawable</w:t>
            </w:r>
            <w:proofErr w:type="spellEnd"/>
            <w:r w:rsidRPr="00DE3D40">
              <w:rPr>
                <w:rFonts w:cs="Times New Roman"/>
                <w:b/>
                <w:i/>
                <w:snapToGrid/>
                <w:sz w:val="18"/>
                <w:szCs w:val="20"/>
                <w:lang w:eastAsia="zh-TW"/>
              </w:rPr>
              <w:t>- [</w:t>
            </w:r>
            <w:proofErr w:type="spellStart"/>
            <w:r w:rsidRPr="00DE3D40">
              <w:rPr>
                <w:rFonts w:cs="Times New Roman"/>
                <w:b/>
                <w:i/>
                <w:snapToGrid/>
                <w:sz w:val="18"/>
                <w:szCs w:val="20"/>
                <w:lang w:eastAsia="zh-TW"/>
              </w:rPr>
              <w:t>hdpi|ldpi|mdpi</w:t>
            </w:r>
            <w:proofErr w:type="spellEnd"/>
            <w:r w:rsidRPr="00DE3D40">
              <w:rPr>
                <w:rFonts w:cs="Times New Roman"/>
                <w:b/>
                <w:i/>
                <w:snapToGrid/>
                <w:sz w:val="18"/>
                <w:szCs w:val="20"/>
                <w:lang w:eastAsia="zh-TW"/>
              </w:rPr>
              <w:t>]/icon.png</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Icône de l’application.</w:t>
            </w:r>
          </w:p>
        </w:tc>
      </w:tr>
    </w:tbl>
    <w:p w:rsidR="00EE60DA" w:rsidRDefault="00EE60DA" w:rsidP="00EE60DA">
      <w:pPr>
        <w:rPr>
          <w:ins w:id="514" w:author="Nazer Aminou" w:date="2014-07-02T14:17:00Z"/>
        </w:rPr>
      </w:pPr>
    </w:p>
    <w:p w:rsidR="003C3036" w:rsidRDefault="003C3036" w:rsidP="00EE60DA">
      <w:pPr>
        <w:rPr>
          <w:ins w:id="515" w:author="Nazer Aminou" w:date="2014-07-02T14:17:00Z"/>
        </w:rPr>
      </w:pPr>
    </w:p>
    <w:p w:rsidR="003C3036" w:rsidRDefault="003C3036" w:rsidP="00EE60DA">
      <w:pPr>
        <w:rPr>
          <w:ins w:id="516" w:author="Nazer Aminou" w:date="2014-07-02T14:17:00Z"/>
        </w:rPr>
      </w:pPr>
    </w:p>
    <w:p w:rsidR="003C3036" w:rsidRDefault="003C3036" w:rsidP="00EE60DA">
      <w:pPr>
        <w:rPr>
          <w:ins w:id="517" w:author="Nazer Aminou" w:date="2014-07-02T14:17:00Z"/>
        </w:rPr>
      </w:pPr>
    </w:p>
    <w:p w:rsidR="003C3036" w:rsidRDefault="003C3036" w:rsidP="00EE60DA">
      <w:pPr>
        <w:rPr>
          <w:ins w:id="518" w:author="Nazer Aminou" w:date="2014-07-02T14:17:00Z"/>
        </w:rPr>
      </w:pPr>
    </w:p>
    <w:p w:rsidR="003C3036" w:rsidRDefault="003C3036" w:rsidP="00EE60DA">
      <w:pPr>
        <w:rPr>
          <w:ins w:id="519" w:author="Nazer Aminou" w:date="2014-07-02T14:17:00Z"/>
        </w:rPr>
      </w:pPr>
    </w:p>
    <w:p w:rsidR="003C3036" w:rsidRDefault="003C3036" w:rsidP="00EE60DA">
      <w:pPr>
        <w:rPr>
          <w:ins w:id="520" w:author="Nazer Aminou" w:date="2014-07-02T14:17:00Z"/>
        </w:rPr>
      </w:pPr>
    </w:p>
    <w:p w:rsidR="003C3036" w:rsidRDefault="003C3036" w:rsidP="00EE60DA">
      <w:pPr>
        <w:rPr>
          <w:ins w:id="521" w:author="Nazer Aminou" w:date="2014-07-02T14:17:00Z"/>
        </w:rPr>
      </w:pPr>
    </w:p>
    <w:p w:rsidR="003C3036" w:rsidRDefault="003C3036" w:rsidP="00EE60DA">
      <w:pPr>
        <w:rPr>
          <w:ins w:id="522" w:author="Nazer Aminou" w:date="2014-07-02T14:17:00Z"/>
        </w:rPr>
      </w:pPr>
    </w:p>
    <w:p w:rsidR="003C3036" w:rsidRDefault="003C3036" w:rsidP="00EE60DA">
      <w:pPr>
        <w:rPr>
          <w:ins w:id="523" w:author="Nazer Aminou" w:date="2014-07-02T14:17:00Z"/>
        </w:rPr>
      </w:pPr>
    </w:p>
    <w:p w:rsidR="003C3036" w:rsidRDefault="003C3036" w:rsidP="00EE60DA">
      <w:pPr>
        <w:rPr>
          <w:ins w:id="524" w:author="Nazer Aminou" w:date="2014-07-02T14:17:00Z"/>
        </w:rPr>
      </w:pPr>
    </w:p>
    <w:p w:rsidR="003C3036" w:rsidRDefault="003C3036" w:rsidP="00EE60DA">
      <w:pPr>
        <w:rPr>
          <w:ins w:id="525" w:author="Nazer Aminou" w:date="2014-07-02T14:17:00Z"/>
        </w:rPr>
      </w:pPr>
    </w:p>
    <w:p w:rsidR="003C3036" w:rsidRDefault="003C3036" w:rsidP="00EE60DA">
      <w:pPr>
        <w:rPr>
          <w:ins w:id="526" w:author="Nazer Aminou" w:date="2014-07-02T14:17:00Z"/>
        </w:rPr>
      </w:pPr>
    </w:p>
    <w:p w:rsidR="003C3036" w:rsidRDefault="003C3036" w:rsidP="00EE60DA">
      <w:pPr>
        <w:rPr>
          <w:ins w:id="527" w:author="Nazer Aminou" w:date="2014-07-02T14:17:00Z"/>
        </w:rPr>
      </w:pPr>
    </w:p>
    <w:p w:rsidR="003C3036" w:rsidRDefault="003C3036" w:rsidP="00EE60DA">
      <w:pPr>
        <w:rPr>
          <w:ins w:id="528" w:author="Nazer Aminou" w:date="2014-07-02T14:17:00Z"/>
        </w:rPr>
      </w:pPr>
    </w:p>
    <w:p w:rsidR="003C3036" w:rsidRDefault="003C3036" w:rsidP="00EE60DA">
      <w:pPr>
        <w:rPr>
          <w:ins w:id="529" w:author="Nazer Aminou" w:date="2014-07-02T14:17:00Z"/>
        </w:rPr>
      </w:pPr>
    </w:p>
    <w:p w:rsidR="003C3036" w:rsidRDefault="003C3036" w:rsidP="00EE60DA">
      <w:pPr>
        <w:rPr>
          <w:ins w:id="530" w:author="Nazer Aminou" w:date="2014-07-02T14:17:00Z"/>
        </w:rPr>
      </w:pPr>
    </w:p>
    <w:p w:rsidR="003C3036" w:rsidRDefault="003C3036" w:rsidP="00EE60DA"/>
    <w:p w:rsidR="00EE60DA" w:rsidRDefault="00EE60DA" w:rsidP="00EE60DA">
      <w:pPr>
        <w:pStyle w:val="Heading2"/>
      </w:pPr>
      <w:bookmarkStart w:id="531" w:name="_Toc326913482"/>
      <w:bookmarkStart w:id="532" w:name="_Toc392074173"/>
      <w:r>
        <w:t xml:space="preserve">Dossier </w:t>
      </w:r>
      <w:proofErr w:type="spellStart"/>
      <w:r w:rsidRPr="008748E4">
        <w:rPr>
          <w:i/>
        </w:rPr>
        <w:t>ODAF.iPhoneApp</w:t>
      </w:r>
      <w:bookmarkEnd w:id="531"/>
      <w:bookmarkEnd w:id="532"/>
      <w:proofErr w:type="spellEnd"/>
    </w:p>
    <w:p w:rsidR="00EE60DA" w:rsidRDefault="00EE60DA" w:rsidP="00EE60DA">
      <w:r>
        <w:t>Ce dossier contient le projet de l’application iPhone. Il s’agit donc d’une application écrite en Objective-C et reposant sur le kit de développement iPhone 3.x. Il  y a différents paramètres situés dans différents fichiers à configurer dans ce projet.</w:t>
      </w:r>
    </w:p>
    <w:p w:rsidR="00EE60DA" w:rsidRDefault="00EE60DA" w:rsidP="00EE60DA">
      <w:pPr>
        <w:pStyle w:val="Heading3"/>
      </w:pPr>
      <w:bookmarkStart w:id="533" w:name="_Toc326913483"/>
      <w:bookmarkStart w:id="534" w:name="_Toc392074174"/>
      <w:r>
        <w:t>Eléments de configuration</w:t>
      </w:r>
      <w:bookmarkEnd w:id="533"/>
      <w:bookmarkEnd w:id="534"/>
    </w:p>
    <w:tbl>
      <w:tblPr>
        <w:tblStyle w:val="Listemoyenne2-Accent11"/>
        <w:tblW w:w="10031" w:type="dxa"/>
        <w:tblLook w:val="04A0" w:firstRow="1" w:lastRow="0" w:firstColumn="1" w:lastColumn="0" w:noHBand="0" w:noVBand="1"/>
      </w:tblPr>
      <w:tblGrid>
        <w:gridCol w:w="2661"/>
        <w:gridCol w:w="7370"/>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Classes/</w:t>
            </w:r>
            <w:proofErr w:type="spellStart"/>
            <w:r w:rsidRPr="00DE3D40">
              <w:rPr>
                <w:rFonts w:cs="Times New Roman"/>
                <w:b/>
                <w:i/>
                <w:snapToGrid/>
                <w:sz w:val="18"/>
                <w:lang w:eastAsia="zh-TW"/>
              </w:rPr>
              <w:t>Constants.h</w:t>
            </w:r>
            <w:proofErr w:type="spellEnd"/>
          </w:p>
        </w:tc>
        <w:tc>
          <w:tcPr>
            <w:tcW w:w="7370" w:type="dxa"/>
          </w:tcPr>
          <w:p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kTwitterAppConsumerKey</w:t>
            </w:r>
            <w:proofErr w:type="spellEnd"/>
            <w:r w:rsidRPr="00DE3D40">
              <w:rPr>
                <w:rStyle w:val="apple-style-span"/>
                <w:rFonts w:cstheme="minorHAnsi"/>
                <w:b/>
                <w:bCs/>
                <w:sz w:val="18"/>
                <w:szCs w:val="20"/>
              </w:rPr>
              <w:t> </w:t>
            </w:r>
            <w:r w:rsidRPr="00DE3D40">
              <w:rPr>
                <w:rStyle w:val="apple-style-span"/>
                <w:rFonts w:cstheme="minorHAnsi"/>
                <w:bCs/>
                <w:sz w:val="18"/>
                <w:szCs w:val="20"/>
              </w:rPr>
              <w:t>: (votre) clé de consommateur Twitter.</w:t>
            </w:r>
          </w:p>
          <w:p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kTwitterAppConsumerSecret</w:t>
            </w:r>
            <w:proofErr w:type="spellEnd"/>
            <w:r w:rsidRPr="00DE3D40">
              <w:rPr>
                <w:rStyle w:val="apple-style-span"/>
                <w:rFonts w:cstheme="minorHAnsi"/>
                <w:b/>
                <w:bCs/>
                <w:sz w:val="18"/>
                <w:szCs w:val="20"/>
              </w:rPr>
              <w:t> </w:t>
            </w:r>
            <w:r w:rsidRPr="00DE3D40">
              <w:rPr>
                <w:rStyle w:val="apple-style-span"/>
                <w:rFonts w:cstheme="minorHAnsi"/>
                <w:bCs/>
                <w:sz w:val="18"/>
                <w:szCs w:val="20"/>
              </w:rPr>
              <w:t>: (votre) secret de consommateur Twitter.</w:t>
            </w:r>
          </w:p>
          <w:p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DE3D40">
              <w:rPr>
                <w:rStyle w:val="apple-style-span"/>
                <w:rFonts w:cstheme="minorHAnsi"/>
                <w:b/>
                <w:bCs/>
                <w:i/>
                <w:sz w:val="18"/>
                <w:szCs w:val="20"/>
              </w:rPr>
              <w:t>BING_MAPS_DEV_KEY</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(votre) clé de développeur Bing Cartes.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Config/</w:t>
            </w:r>
            <w:proofErr w:type="spellStart"/>
            <w:r w:rsidRPr="00DE3D40">
              <w:rPr>
                <w:rFonts w:cs="Times New Roman"/>
                <w:b/>
                <w:i/>
                <w:snapToGrid/>
                <w:sz w:val="18"/>
                <w:szCs w:val="20"/>
                <w:lang w:eastAsia="zh-TW"/>
              </w:rPr>
              <w:t>Configuration.plist</w:t>
            </w:r>
            <w:proofErr w:type="spellEnd"/>
          </w:p>
        </w:tc>
        <w:tc>
          <w:tcPr>
            <w:tcW w:w="7370" w:type="dxa"/>
          </w:tcPr>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TintColourRGB</w:t>
            </w:r>
            <w:proofErr w:type="spellEnd"/>
            <w:r w:rsidRPr="00DE3D40">
              <w:rPr>
                <w:rStyle w:val="apple-style-span"/>
                <w:rFonts w:cstheme="minorHAnsi"/>
                <w:b/>
                <w:bCs/>
                <w:sz w:val="18"/>
                <w:szCs w:val="20"/>
              </w:rPr>
              <w:t> </w:t>
            </w:r>
            <w:r w:rsidRPr="00DE3D40">
              <w:rPr>
                <w:rStyle w:val="apple-style-span"/>
                <w:rFonts w:cstheme="minorHAnsi"/>
                <w:bCs/>
                <w:sz w:val="18"/>
                <w:szCs w:val="20"/>
              </w:rPr>
              <w:t>: couleur des barres d’outils et de navigation de l’application au format RRGGBB hexadécimal.</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ButtonColourGradientHighRGB</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couleur du gradient haut des boutons de l’application au format RRGGBB hexadécimal.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ButtonColourGradientLowRGB</w:t>
            </w:r>
            <w:proofErr w:type="spellEnd"/>
            <w:r w:rsidRPr="00DE3D40">
              <w:rPr>
                <w:rStyle w:val="apple-style-span"/>
                <w:rFonts w:cstheme="minorHAnsi"/>
                <w:b/>
                <w:bCs/>
                <w:sz w:val="18"/>
                <w:szCs w:val="20"/>
              </w:rPr>
              <w:t> </w:t>
            </w:r>
            <w:r w:rsidRPr="00DE3D40">
              <w:rPr>
                <w:rStyle w:val="apple-style-span"/>
                <w:rFonts w:cstheme="minorHAnsi"/>
                <w:bCs/>
                <w:sz w:val="18"/>
                <w:szCs w:val="20"/>
              </w:rPr>
              <w:t>: couleur du gradient bas des boutons de l’application au format RRGGBB hexadécimal.</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WebAppUrl</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lien vers votre application Web.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ClientAppId</w:t>
            </w:r>
            <w:proofErr w:type="spellEnd"/>
            <w:r w:rsidRPr="00DE3D40">
              <w:rPr>
                <w:rStyle w:val="apple-style-span"/>
                <w:rFonts w:cstheme="minorHAnsi"/>
                <w:bCs/>
                <w:sz w:val="18"/>
                <w:szCs w:val="20"/>
              </w:rPr>
              <w:t xml:space="preserve"> : valeur du champ </w:t>
            </w:r>
            <w:proofErr w:type="spellStart"/>
            <w:r w:rsidRPr="00DE3D40">
              <w:rPr>
                <w:rStyle w:val="apple-style-span"/>
                <w:rFonts w:cstheme="minorHAnsi"/>
                <w:bCs/>
                <w:sz w:val="18"/>
                <w:szCs w:val="20"/>
              </w:rPr>
              <w:t>Guid</w:t>
            </w:r>
            <w:proofErr w:type="spellEnd"/>
            <w:r w:rsidRPr="00DE3D40">
              <w:rPr>
                <w:rStyle w:val="apple-style-span"/>
                <w:rFonts w:cstheme="minorHAnsi"/>
                <w:bCs/>
                <w:sz w:val="18"/>
                <w:szCs w:val="20"/>
              </w:rPr>
              <w:t xml:space="preserve"> de votre application dans la table </w:t>
            </w:r>
            <w:proofErr w:type="spellStart"/>
            <w:r w:rsidRPr="00DE3D40">
              <w:rPr>
                <w:rStyle w:val="apple-style-span"/>
                <w:rFonts w:cstheme="minorHAnsi"/>
                <w:bCs/>
                <w:i/>
                <w:sz w:val="18"/>
                <w:szCs w:val="20"/>
              </w:rPr>
              <w:t>OAuthClientApp</w:t>
            </w:r>
            <w:proofErr w:type="spellEnd"/>
            <w:r w:rsidRPr="00DE3D40">
              <w:rPr>
                <w:rStyle w:val="apple-style-span"/>
                <w:rFonts w:cstheme="minorHAnsi"/>
                <w:bCs/>
                <w:sz w:val="18"/>
                <w:szCs w:val="20"/>
              </w:rPr>
              <w:t xml:space="preserve">.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ReachableUrl</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nom de domaine (sans le schéma url) du serveur pour tester la disponibilité.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MapInitialLatitude</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latitude du point central de l’écran d’accueil.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MapInitialLongitude</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longitude du point central de l’écran d’accueil. </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MapInitialZoom</w:t>
            </w:r>
            <w:proofErr w:type="spellEnd"/>
            <w:r w:rsidRPr="00DE3D40">
              <w:rPr>
                <w:rStyle w:val="apple-style-span"/>
                <w:rFonts w:cstheme="minorHAnsi"/>
                <w:b/>
                <w:bCs/>
                <w:sz w:val="18"/>
                <w:szCs w:val="20"/>
              </w:rPr>
              <w:t> </w:t>
            </w:r>
            <w:r w:rsidRPr="00DE3D40">
              <w:rPr>
                <w:rStyle w:val="apple-style-span"/>
                <w:rFonts w:cstheme="minorHAnsi"/>
                <w:bCs/>
                <w:sz w:val="18"/>
                <w:szCs w:val="20"/>
              </w:rPr>
              <w:t>: niveau de zoom initial du point central de l’écran d’accueil.</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i/>
                <w:sz w:val="18"/>
                <w:szCs w:val="20"/>
              </w:rPr>
            </w:pPr>
            <w:proofErr w:type="spellStart"/>
            <w:r w:rsidRPr="00DE3D40">
              <w:rPr>
                <w:rStyle w:val="apple-style-span"/>
                <w:rFonts w:cstheme="minorHAnsi"/>
                <w:b/>
                <w:bCs/>
                <w:i/>
                <w:sz w:val="18"/>
                <w:szCs w:val="20"/>
              </w:rPr>
              <w:t>MapCurrentLocationlZoom</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niveau de zoom quand l’application zoom pour montrer votre localisation courante</w:t>
            </w:r>
            <w:r w:rsidRPr="00DE3D40">
              <w:rPr>
                <w:rStyle w:val="apple-style-span"/>
                <w:rFonts w:cstheme="minorHAnsi"/>
                <w:bCs/>
                <w:i/>
                <w:sz w:val="18"/>
                <w:szCs w:val="20"/>
              </w:rPr>
              <w:t>.</w:t>
            </w:r>
          </w:p>
          <w:p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Fonts w:cstheme="minorHAnsi"/>
                <w:bCs/>
                <w:sz w:val="18"/>
                <w:szCs w:val="20"/>
              </w:rPr>
            </w:pPr>
            <w:proofErr w:type="spellStart"/>
            <w:r w:rsidRPr="00DE3D40">
              <w:rPr>
                <w:rStyle w:val="apple-style-span"/>
                <w:rFonts w:cstheme="minorHAnsi"/>
                <w:b/>
                <w:bCs/>
                <w:i/>
                <w:sz w:val="18"/>
                <w:szCs w:val="20"/>
              </w:rPr>
              <w:t>MapViewCommentZoom</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niveau de zoom quand l’application zoom pour vous montrer le marqueur d’un point de données dont vous regardez les commentaires.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proofErr w:type="spellStart"/>
            <w:r w:rsidRPr="00DE3D40">
              <w:rPr>
                <w:rFonts w:cs="Times New Roman"/>
                <w:b/>
                <w:i/>
                <w:snapToGrid/>
                <w:sz w:val="18"/>
                <w:szCs w:val="20"/>
                <w:lang w:eastAsia="zh-TW"/>
              </w:rPr>
              <w:t>ODAF.iPhoneApp-Info.plist</w:t>
            </w:r>
            <w:proofErr w:type="spellEnd"/>
          </w:p>
        </w:tc>
        <w:tc>
          <w:tcPr>
            <w:tcW w:w="7370" w:type="dxa"/>
          </w:tcPr>
          <w:p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sz w:val="18"/>
                <w:szCs w:val="20"/>
              </w:rPr>
            </w:pPr>
            <w:r w:rsidRPr="00DE3D40">
              <w:rPr>
                <w:rStyle w:val="apple-style-span"/>
                <w:rFonts w:cstheme="minorHAnsi"/>
                <w:b/>
                <w:bCs/>
                <w:i/>
                <w:sz w:val="18"/>
                <w:szCs w:val="20"/>
              </w:rPr>
              <w:t>Bundle Identifier</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remplacez « </w:t>
            </w:r>
            <w:r w:rsidRPr="00DE3D40">
              <w:rPr>
                <w:rStyle w:val="apple-style-span"/>
                <w:rFonts w:cstheme="minorHAnsi"/>
                <w:bCs/>
                <w:i/>
                <w:sz w:val="18"/>
                <w:szCs w:val="20"/>
              </w:rPr>
              <w:t>CHANGEME</w:t>
            </w:r>
            <w:r w:rsidRPr="00DE3D40">
              <w:rPr>
                <w:rStyle w:val="apple-style-span"/>
                <w:rFonts w:cstheme="minorHAnsi"/>
                <w:bCs/>
                <w:sz w:val="18"/>
                <w:szCs w:val="20"/>
              </w:rPr>
              <w:t xml:space="preserve"> » par le nom de votre entreprise -- </w:t>
            </w:r>
            <w:r w:rsidRPr="00DE3D40">
              <w:rPr>
                <w:rStyle w:val="apple-converted-space"/>
                <w:rFonts w:cstheme="minorHAnsi"/>
                <w:color w:val="30332D"/>
                <w:sz w:val="18"/>
                <w:szCs w:val="20"/>
              </w:rPr>
              <w:t> </w:t>
            </w:r>
            <w:proofErr w:type="spellStart"/>
            <w:r w:rsidRPr="00DE3D40">
              <w:rPr>
                <w:rStyle w:val="apple-style-span"/>
                <w:rFonts w:cstheme="minorHAnsi"/>
                <w:i/>
                <w:sz w:val="18"/>
                <w:szCs w:val="20"/>
              </w:rPr>
              <w:t>com.CHANGEME</w:t>
            </w:r>
            <w:proofErr w:type="spellEnd"/>
            <w:r w:rsidRPr="00DE3D40">
              <w:rPr>
                <w:rStyle w:val="apple-style-span"/>
                <w:rFonts w:cstheme="minorHAnsi"/>
                <w:i/>
                <w:sz w:val="18"/>
                <w:szCs w:val="20"/>
              </w:rPr>
              <w:t>.${PRODUCT_NAME:rfc1034identifier}</w:t>
            </w:r>
            <w:r w:rsidRPr="00DE3D40">
              <w:rPr>
                <w:rStyle w:val="apple-style-span"/>
                <w:rFonts w:cstheme="minorHAnsi"/>
                <w:sz w:val="18"/>
                <w:szCs w:val="20"/>
              </w:rPr>
              <w:t>.</w:t>
            </w:r>
          </w:p>
          <w:p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sz w:val="18"/>
                <w:szCs w:val="20"/>
              </w:rPr>
            </w:pPr>
            <w:r w:rsidRPr="00DE3D40">
              <w:rPr>
                <w:rStyle w:val="apple-style-span"/>
                <w:rFonts w:cstheme="minorHAnsi"/>
                <w:b/>
                <w:bCs/>
                <w:i/>
                <w:sz w:val="18"/>
                <w:szCs w:val="20"/>
              </w:rPr>
              <w:t>URL types/URL identifier</w:t>
            </w:r>
            <w:r w:rsidRPr="00DE3D40">
              <w:rPr>
                <w:rStyle w:val="apple-style-span"/>
                <w:rFonts w:cstheme="minorHAnsi"/>
                <w:b/>
                <w:bCs/>
                <w:sz w:val="18"/>
                <w:szCs w:val="20"/>
              </w:rPr>
              <w:t> </w:t>
            </w:r>
            <w:r w:rsidRPr="00DE3D40">
              <w:rPr>
                <w:rStyle w:val="apple-style-span"/>
                <w:rFonts w:cstheme="minorHAnsi"/>
                <w:bCs/>
                <w:sz w:val="18"/>
                <w:szCs w:val="20"/>
              </w:rPr>
              <w:t>: ajoutez votre identifiant unique sous forme de chaine de caractère, généralement de la forme « </w:t>
            </w:r>
            <w:proofErr w:type="spellStart"/>
            <w:r w:rsidRPr="00DE3D40">
              <w:rPr>
                <w:rStyle w:val="apple-style-span"/>
                <w:rFonts w:cstheme="minorHAnsi"/>
                <w:bCs/>
                <w:i/>
                <w:sz w:val="18"/>
                <w:szCs w:val="20"/>
              </w:rPr>
              <w:t>com.entreprise.produit</w:t>
            </w:r>
            <w:proofErr w:type="spellEnd"/>
            <w:r w:rsidRPr="00DE3D40">
              <w:rPr>
                <w:rStyle w:val="apple-style-span"/>
                <w:rFonts w:cstheme="minorHAnsi"/>
                <w:bCs/>
                <w:sz w:val="18"/>
                <w:szCs w:val="20"/>
              </w:rPr>
              <w:t> ».</w:t>
            </w:r>
            <w:r w:rsidRPr="00DE3D40">
              <w:rPr>
                <w:rStyle w:val="apple-style-span"/>
                <w:rFonts w:cstheme="minorHAnsi"/>
                <w:sz w:val="18"/>
                <w:szCs w:val="20"/>
              </w:rPr>
              <w:t xml:space="preserve"> </w:t>
            </w:r>
          </w:p>
          <w:p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r w:rsidRPr="00DE3D40">
              <w:rPr>
                <w:rStyle w:val="apple-style-span"/>
                <w:rFonts w:cstheme="minorHAnsi"/>
                <w:b/>
                <w:bCs/>
                <w:i/>
                <w:sz w:val="18"/>
                <w:szCs w:val="20"/>
              </w:rPr>
              <w:t xml:space="preserve">URL types/URL </w:t>
            </w:r>
            <w:proofErr w:type="spellStart"/>
            <w:r w:rsidRPr="00DE3D40">
              <w:rPr>
                <w:rStyle w:val="apple-style-span"/>
                <w:rFonts w:cstheme="minorHAnsi"/>
                <w:b/>
                <w:bCs/>
                <w:i/>
                <w:sz w:val="18"/>
                <w:szCs w:val="20"/>
              </w:rPr>
              <w:t>Schemes</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paramètre doit être égal à la valeur du paramètre </w:t>
            </w:r>
            <w:proofErr w:type="spellStart"/>
            <w:r w:rsidRPr="00DE3D40">
              <w:rPr>
                <w:rStyle w:val="apple-style-span"/>
                <w:rFonts w:cstheme="minorHAnsi"/>
                <w:bCs/>
                <w:i/>
                <w:sz w:val="18"/>
                <w:szCs w:val="20"/>
              </w:rPr>
              <w:t>AppName</w:t>
            </w:r>
            <w:proofErr w:type="spellEnd"/>
            <w:r w:rsidRPr="00DE3D40">
              <w:rPr>
                <w:rStyle w:val="apple-style-span"/>
                <w:rFonts w:cstheme="minorHAnsi"/>
                <w:bCs/>
                <w:i/>
                <w:sz w:val="18"/>
                <w:szCs w:val="20"/>
              </w:rPr>
              <w:t xml:space="preserve"> </w:t>
            </w:r>
            <w:r w:rsidRPr="00DE3D40">
              <w:rPr>
                <w:rStyle w:val="apple-style-span"/>
                <w:rFonts w:cstheme="minorHAnsi"/>
                <w:bCs/>
                <w:sz w:val="18"/>
                <w:szCs w:val="20"/>
              </w:rPr>
              <w:t xml:space="preserve">dans le fichier </w:t>
            </w:r>
            <w:proofErr w:type="spellStart"/>
            <w:r w:rsidRPr="00DE3D40">
              <w:rPr>
                <w:rStyle w:val="apple-style-span"/>
                <w:rFonts w:cstheme="minorHAnsi"/>
                <w:bCs/>
                <w:i/>
                <w:sz w:val="18"/>
                <w:szCs w:val="20"/>
              </w:rPr>
              <w:t>Web.config</w:t>
            </w:r>
            <w:proofErr w:type="spellEnd"/>
            <w:r w:rsidRPr="00DE3D40">
              <w:rPr>
                <w:rStyle w:val="apple-style-span"/>
                <w:rFonts w:cstheme="minorHAnsi"/>
                <w:bCs/>
                <w:sz w:val="18"/>
                <w:szCs w:val="20"/>
              </w:rPr>
              <w:t xml:space="preserve"> du projet </w:t>
            </w:r>
            <w:proofErr w:type="spellStart"/>
            <w:r w:rsidRPr="00DE3D40">
              <w:rPr>
                <w:rStyle w:val="apple-style-span"/>
                <w:rFonts w:cstheme="minorHAnsi"/>
                <w:bCs/>
                <w:i/>
                <w:sz w:val="18"/>
                <w:szCs w:val="20"/>
              </w:rPr>
              <w:t>ODAF.Website.Mvc</w:t>
            </w:r>
            <w:proofErr w:type="spellEnd"/>
            <w:r w:rsidRPr="00DE3D40">
              <w:rPr>
                <w:rStyle w:val="apple-style-span"/>
                <w:rFonts w:cstheme="minorHAnsi"/>
                <w:bCs/>
                <w:i/>
                <w:sz w:val="18"/>
                <w:szCs w:val="20"/>
              </w:rPr>
              <w:t xml:space="preserve"> </w:t>
            </w:r>
            <w:r w:rsidRPr="00DE3D40">
              <w:rPr>
                <w:rStyle w:val="apple-style-span"/>
                <w:rFonts w:cstheme="minorHAnsi"/>
                <w:bCs/>
                <w:sz w:val="18"/>
                <w:szCs w:val="20"/>
              </w:rPr>
              <w:t>mais tout en minuscules.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Default.png</w:t>
            </w:r>
          </w:p>
        </w:tc>
        <w:tc>
          <w:tcPr>
            <w:tcW w:w="7370"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Ecran de chargement. Il s’agit d’un fichier .png de dimension 320x480 pixels.</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RDefault="00EE60DA" w:rsidP="00286F53">
            <w:pPr>
              <w:spacing w:before="60" w:after="60"/>
              <w:ind w:left="764" w:hanging="764"/>
              <w:rPr>
                <w:rFonts w:cs="Times New Roman"/>
                <w:b/>
                <w:i/>
                <w:snapToGrid/>
                <w:sz w:val="18"/>
                <w:szCs w:val="20"/>
                <w:lang w:eastAsia="zh-TW"/>
              </w:rPr>
            </w:pPr>
            <w:r w:rsidRPr="00DE3D40">
              <w:rPr>
                <w:rFonts w:cs="Times New Roman"/>
                <w:b/>
                <w:i/>
                <w:snapToGrid/>
                <w:sz w:val="18"/>
                <w:szCs w:val="20"/>
                <w:lang w:eastAsia="zh-TW"/>
              </w:rPr>
              <w:t>icon.png</w:t>
            </w:r>
          </w:p>
        </w:tc>
        <w:tc>
          <w:tcPr>
            <w:tcW w:w="7370"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Icône de l’application. Il s’agit d’un fichier .png de dimension 57x57 pixels.</w:t>
            </w:r>
          </w:p>
        </w:tc>
      </w:tr>
    </w:tbl>
    <w:p w:rsidR="00EE60DA" w:rsidRDefault="00EE60DA" w:rsidP="00EE60DA"/>
    <w:p w:rsidR="00EE60DA" w:rsidDel="0005403E" w:rsidRDefault="00EE60DA" w:rsidP="00EE60DA">
      <w:pPr>
        <w:pStyle w:val="Heading2"/>
        <w:rPr>
          <w:del w:id="535" w:author="Nazer Aminou" w:date="2014-07-02T14:09:00Z"/>
        </w:rPr>
      </w:pPr>
      <w:bookmarkStart w:id="536" w:name="_Toc326913484"/>
      <w:del w:id="537" w:author="Nazer Aminou" w:date="2014-07-02T14:09:00Z">
        <w:r w:rsidDel="0005403E">
          <w:delText xml:space="preserve">Dossier </w:delText>
        </w:r>
        <w:r w:rsidRPr="008748E4" w:rsidDel="0005403E">
          <w:rPr>
            <w:i/>
          </w:rPr>
          <w:delText>ODAF.SilverlightApp</w:delText>
        </w:r>
        <w:bookmarkEnd w:id="536"/>
      </w:del>
    </w:p>
    <w:p w:rsidR="00EE60DA" w:rsidDel="0005403E" w:rsidRDefault="00EE60DA" w:rsidP="00EE60DA">
      <w:pPr>
        <w:rPr>
          <w:del w:id="538" w:author="Nazer Aminou" w:date="2014-07-02T14:09:00Z"/>
        </w:rPr>
      </w:pPr>
      <w:del w:id="539" w:author="Nazer Aminou" w:date="2014-07-02T14:09:00Z">
        <w:r w:rsidDel="0005403E">
          <w:delText xml:space="preserve">Le dossier </w:delText>
        </w:r>
        <w:r w:rsidRPr="00105A6A" w:rsidDel="0005403E">
          <w:rPr>
            <w:i/>
          </w:rPr>
          <w:delText>ODAF.SilverlightApp</w:delText>
        </w:r>
        <w:r w:rsidDel="0005403E">
          <w:delText xml:space="preserve"> contient le projet Silverlight du Framework ODAF Openturf. </w:delText>
        </w:r>
      </w:del>
    </w:p>
    <w:p w:rsidR="00EE60DA" w:rsidDel="0005403E" w:rsidRDefault="00EE60DA" w:rsidP="00EE60DA">
      <w:pPr>
        <w:rPr>
          <w:del w:id="540" w:author="Nazer Aminou" w:date="2014-07-02T14:09:00Z"/>
        </w:rPr>
      </w:pPr>
      <w:del w:id="541" w:author="Nazer Aminou" w:date="2014-07-02T14:09:00Z">
        <w:r w:rsidDel="0005403E">
          <w:delText xml:space="preserve">Il s’agit d’un projet fondé sur la version 4 de Silverlight qui utilise donc les dernières technologies de Microsoft, notamment le </w:delText>
        </w:r>
        <w:r w:rsidR="00D66251" w:rsidDel="0005403E">
          <w:fldChar w:fldCharType="begin"/>
        </w:r>
        <w:r w:rsidR="00D66251" w:rsidDel="0005403E">
          <w:delInstrText xml:space="preserve"> HYPERLINK "http://www.microsoft.com/downloads/en/details.aspx?displaylang=en&amp;FamilyID=beb29d27-6f0c-494f-b028-1e0e3187e830" </w:delInstrText>
        </w:r>
        <w:r w:rsidR="00D66251" w:rsidDel="0005403E">
          <w:fldChar w:fldCharType="separate"/>
        </w:r>
        <w:r w:rsidDel="0005403E">
          <w:rPr>
            <w:rStyle w:val="Hyperlink"/>
            <w:rFonts w:eastAsiaTheme="majorEastAsia"/>
          </w:rPr>
          <w:delText>kit de développement (SDK) Bing Cartes pour Silverlight</w:delText>
        </w:r>
        <w:r w:rsidR="00D66251" w:rsidDel="0005403E">
          <w:rPr>
            <w:rStyle w:val="Hyperlink"/>
            <w:rFonts w:eastAsiaTheme="majorEastAsia"/>
          </w:rPr>
          <w:fldChar w:fldCharType="end"/>
        </w:r>
        <w:r w:rsidDel="0005403E">
          <w:rPr>
            <w:rStyle w:val="FootnoteReference"/>
          </w:rPr>
          <w:footnoteReference w:id="58"/>
        </w:r>
        <w:r w:rsidDel="0005403E">
          <w:delText xml:space="preserve">, le </w:delText>
        </w:r>
        <w:r w:rsidR="00D66251" w:rsidDel="0005403E">
          <w:fldChar w:fldCharType="begin"/>
        </w:r>
        <w:r w:rsidR="00D66251" w:rsidDel="0005403E">
          <w:delInstrText xml:space="preserve"> HYPERLINK "http://connect.microsoft.com/SilverlightMapModesBeta" </w:delInstrText>
        </w:r>
        <w:r w:rsidR="00D66251" w:rsidDel="0005403E">
          <w:fldChar w:fldCharType="separate"/>
        </w:r>
        <w:r w:rsidRPr="00EC3E6A" w:rsidDel="0005403E">
          <w:rPr>
            <w:rStyle w:val="Hyperlink"/>
            <w:rFonts w:eastAsiaTheme="majorEastAsia"/>
          </w:rPr>
          <w:delText>mode étendu du contrôle Bing Cartes pour Silverlight</w:delText>
        </w:r>
        <w:r w:rsidR="00D66251" w:rsidDel="0005403E">
          <w:rPr>
            <w:rStyle w:val="Hyperlink"/>
            <w:rFonts w:eastAsiaTheme="majorEastAsia"/>
          </w:rPr>
          <w:fldChar w:fldCharType="end"/>
        </w:r>
        <w:r w:rsidDel="0005403E">
          <w:rPr>
            <w:rStyle w:val="FootnoteReference"/>
          </w:rPr>
          <w:footnoteReference w:id="59"/>
        </w:r>
        <w:r w:rsidDel="0005403E">
          <w:delText xml:space="preserve"> (pour ajouter des modes de vues supplémentaires, tels que la vue « oiseau » et la vue « StreetSide »), ou encore la </w:delText>
        </w:r>
        <w:r w:rsidR="00D66251" w:rsidDel="0005403E">
          <w:fldChar w:fldCharType="begin"/>
        </w:r>
        <w:r w:rsidR="00D66251" w:rsidDel="0005403E">
          <w:delInstrText xml:space="preserve"> HYPERLINK "http://silverlight.codeplex.com/" </w:delInstrText>
        </w:r>
        <w:r w:rsidR="00D66251" w:rsidDel="0005403E">
          <w:fldChar w:fldCharType="separate"/>
        </w:r>
        <w:r w:rsidRPr="00EC3E6A" w:rsidDel="0005403E">
          <w:rPr>
            <w:rStyle w:val="Hyperlink"/>
            <w:rFonts w:eastAsiaTheme="majorEastAsia"/>
          </w:rPr>
          <w:delText>boite à outils de Silverlight 4</w:delText>
        </w:r>
        <w:r w:rsidR="00D66251" w:rsidDel="0005403E">
          <w:rPr>
            <w:rStyle w:val="Hyperlink"/>
            <w:rFonts w:eastAsiaTheme="majorEastAsia"/>
          </w:rPr>
          <w:fldChar w:fldCharType="end"/>
        </w:r>
        <w:r w:rsidDel="0005403E">
          <w:rPr>
            <w:rStyle w:val="FootnoteReference"/>
          </w:rPr>
          <w:footnoteReference w:id="60"/>
        </w:r>
        <w:r w:rsidDel="0005403E">
          <w:delText xml:space="preserve"> afin que vous puissiez disposer de nouveaux composants et nouvelles fonctionnalités pour vos développements et votre design.</w:delText>
        </w:r>
      </w:del>
    </w:p>
    <w:p w:rsidR="00EE60DA" w:rsidDel="0005403E" w:rsidRDefault="00EE60DA" w:rsidP="00EE60DA">
      <w:pPr>
        <w:pStyle w:val="Heading3"/>
        <w:rPr>
          <w:del w:id="549" w:author="Nazer Aminou" w:date="2014-07-02T14:09:00Z"/>
        </w:rPr>
      </w:pPr>
      <w:bookmarkStart w:id="550" w:name="_Toc326913485"/>
      <w:del w:id="551" w:author="Nazer Aminou" w:date="2014-07-02T14:09:00Z">
        <w:r w:rsidDel="0005403E">
          <w:delText>Organisation projet</w:delText>
        </w:r>
        <w:bookmarkEnd w:id="550"/>
      </w:del>
    </w:p>
    <w:p w:rsidR="00EE60DA" w:rsidDel="0005403E" w:rsidRDefault="00EE60DA" w:rsidP="00EE60DA">
      <w:pPr>
        <w:rPr>
          <w:del w:id="552" w:author="Nazer Aminou" w:date="2014-07-02T14:09:00Z"/>
        </w:rPr>
      </w:pPr>
      <w:del w:id="553" w:author="Nazer Aminou" w:date="2014-07-02T14:09:00Z">
        <w:r w:rsidDel="0005403E">
          <w:delText>Le projet est organisé de la façon suivante :</w:delText>
        </w:r>
      </w:del>
    </w:p>
    <w:p w:rsidR="00EE60DA" w:rsidDel="0005403E" w:rsidRDefault="00EE60DA" w:rsidP="00EE60DA">
      <w:pPr>
        <w:jc w:val="center"/>
        <w:rPr>
          <w:del w:id="554" w:author="Nazer Aminou" w:date="2014-07-02T14:09:00Z"/>
        </w:rPr>
      </w:pPr>
      <w:del w:id="555" w:author="Nazer Aminou" w:date="2014-07-02T14:09:00Z">
        <w:r w:rsidDel="0005403E">
          <w:rPr>
            <w:noProof/>
            <w:snapToGrid/>
            <w:lang w:val="en-US" w:eastAsia="en-US"/>
            <w:rPrChange w:id="556" w:author="Unknown">
              <w:rPr>
                <w:noProof/>
                <w:lang w:val="en-US" w:eastAsia="en-US"/>
              </w:rPr>
            </w:rPrChange>
          </w:rPr>
          <w:drawing>
            <wp:inline distT="0" distB="0" distL="0" distR="0" wp14:anchorId="637C348F" wp14:editId="2EF94A5C">
              <wp:extent cx="1360237" cy="3667125"/>
              <wp:effectExtent l="0" t="0" r="0" b="0"/>
              <wp:docPr id="1123" name="Image 1123" descr="C:\Users\t-rolivi\Desktop\ODAF screenshots\projetodaf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olivi\Desktop\ODAF screenshots\projetodafsilverligh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60237" cy="3667125"/>
                      </a:xfrm>
                      <a:prstGeom prst="rect">
                        <a:avLst/>
                      </a:prstGeom>
                      <a:noFill/>
                      <a:ln>
                        <a:noFill/>
                      </a:ln>
                    </pic:spPr>
                  </pic:pic>
                </a:graphicData>
              </a:graphic>
            </wp:inline>
          </w:drawing>
        </w:r>
      </w:del>
    </w:p>
    <w:tbl>
      <w:tblPr>
        <w:tblStyle w:val="Listemoyenne2-Accent11"/>
        <w:tblW w:w="10031" w:type="dxa"/>
        <w:tblLook w:val="04A0" w:firstRow="1" w:lastRow="0" w:firstColumn="1" w:lastColumn="0" w:noHBand="0" w:noVBand="1"/>
      </w:tblPr>
      <w:tblGrid>
        <w:gridCol w:w="2661"/>
        <w:gridCol w:w="7370"/>
      </w:tblGrid>
      <w:tr w:rsidR="00EE60DA" w:rsidRPr="00DE3D40" w:rsidDel="0005403E" w:rsidTr="00286F53">
        <w:trPr>
          <w:cnfStyle w:val="100000000000" w:firstRow="1" w:lastRow="0" w:firstColumn="0" w:lastColumn="0" w:oddVBand="0" w:evenVBand="0" w:oddHBand="0" w:evenHBand="0" w:firstRowFirstColumn="0" w:firstRowLastColumn="0" w:lastRowFirstColumn="0" w:lastRowLastColumn="0"/>
          <w:tblHeader/>
          <w:del w:id="557" w:author="Nazer Aminou" w:date="2014-07-02T14:09:00Z"/>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Del="0005403E" w:rsidRDefault="00EE60DA" w:rsidP="00286F53">
            <w:pPr>
              <w:spacing w:before="60" w:after="60"/>
              <w:ind w:left="764" w:hanging="764"/>
              <w:rPr>
                <w:del w:id="558" w:author="Nazer Aminou" w:date="2014-07-02T14:09:00Z"/>
                <w:rFonts w:cs="Times New Roman"/>
                <w:b/>
                <w:snapToGrid/>
                <w:sz w:val="18"/>
                <w:szCs w:val="20"/>
                <w:lang w:eastAsia="zh-TW"/>
              </w:rPr>
            </w:pPr>
            <w:del w:id="559" w:author="Nazer Aminou" w:date="2014-07-02T14:09:00Z">
              <w:r w:rsidRPr="00DE3D40" w:rsidDel="0005403E">
                <w:rPr>
                  <w:rFonts w:cs="Times New Roman"/>
                  <w:b/>
                  <w:snapToGrid/>
                  <w:sz w:val="18"/>
                  <w:szCs w:val="20"/>
                  <w:lang w:eastAsia="zh-TW"/>
                </w:rPr>
                <w:delText xml:space="preserve">  Dossier</w:delText>
              </w:r>
            </w:del>
          </w:p>
        </w:tc>
        <w:tc>
          <w:tcPr>
            <w:tcW w:w="7370" w:type="dxa"/>
          </w:tcPr>
          <w:p w:rsidR="00EE60DA" w:rsidRPr="00DE3D40" w:rsidDel="0005403E"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del w:id="560" w:author="Nazer Aminou" w:date="2014-07-02T14:09:00Z"/>
                <w:rFonts w:cs="Times New Roman"/>
                <w:b/>
                <w:snapToGrid/>
                <w:sz w:val="18"/>
                <w:szCs w:val="20"/>
                <w:lang w:eastAsia="zh-TW"/>
              </w:rPr>
            </w:pPr>
            <w:del w:id="561" w:author="Nazer Aminou" w:date="2014-07-02T14:09:00Z">
              <w:r w:rsidRPr="00DE3D40" w:rsidDel="0005403E">
                <w:rPr>
                  <w:rFonts w:cs="Times New Roman"/>
                  <w:b/>
                  <w:snapToGrid/>
                  <w:sz w:val="18"/>
                  <w:szCs w:val="20"/>
                  <w:lang w:eastAsia="zh-TW"/>
                </w:rPr>
                <w:delText>Description</w:delText>
              </w:r>
            </w:del>
          </w:p>
        </w:tc>
      </w:tr>
      <w:tr w:rsidR="00EE60DA" w:rsidRPr="00DE3D40" w:rsidDel="0005403E" w:rsidTr="00286F53">
        <w:trPr>
          <w:cnfStyle w:val="000000100000" w:firstRow="0" w:lastRow="0" w:firstColumn="0" w:lastColumn="0" w:oddVBand="0" w:evenVBand="0" w:oddHBand="1" w:evenHBand="0" w:firstRowFirstColumn="0" w:firstRowLastColumn="0" w:lastRowFirstColumn="0" w:lastRowLastColumn="0"/>
          <w:del w:id="562"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563" w:author="Nazer Aminou" w:date="2014-07-02T14:09:00Z"/>
                <w:rFonts w:cs="Times New Roman"/>
                <w:b/>
                <w:i/>
                <w:snapToGrid/>
                <w:sz w:val="18"/>
                <w:lang w:eastAsia="zh-TW"/>
              </w:rPr>
            </w:pPr>
            <w:del w:id="564" w:author="Nazer Aminou" w:date="2014-07-02T14:09:00Z">
              <w:r w:rsidRPr="00DE3D40" w:rsidDel="0005403E">
                <w:rPr>
                  <w:rFonts w:cs="Times New Roman"/>
                  <w:b/>
                  <w:i/>
                  <w:snapToGrid/>
                  <w:sz w:val="18"/>
                  <w:lang w:eastAsia="zh-TW"/>
                </w:rPr>
                <w:delText>Racine</w:delText>
              </w:r>
            </w:del>
          </w:p>
        </w:tc>
        <w:tc>
          <w:tcPr>
            <w:tcW w:w="7370" w:type="dxa"/>
          </w:tcPr>
          <w:p w:rsidR="00EE60DA" w:rsidRPr="00DE3D40" w:rsidDel="0005403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565" w:author="Nazer Aminou" w:date="2014-07-02T14:09:00Z"/>
                <w:sz w:val="18"/>
              </w:rPr>
            </w:pPr>
            <w:del w:id="566" w:author="Nazer Aminou" w:date="2014-07-02T14:09:00Z">
              <w:r w:rsidRPr="00DE3D40" w:rsidDel="0005403E">
                <w:rPr>
                  <w:sz w:val="18"/>
                  <w:szCs w:val="20"/>
                </w:rPr>
                <w:delText xml:space="preserve">A la racine du projet, vous retrouverez la page principale, c’est-à-dire </w:delText>
              </w:r>
              <w:r w:rsidRPr="00DE3D40" w:rsidDel="0005403E">
                <w:rPr>
                  <w:i/>
                  <w:sz w:val="18"/>
                  <w:szCs w:val="20"/>
                </w:rPr>
                <w:delText xml:space="preserve">MainPage.xaml </w:delText>
              </w:r>
              <w:r w:rsidRPr="00DE3D40" w:rsidDel="0005403E">
                <w:rPr>
                  <w:sz w:val="18"/>
                  <w:szCs w:val="20"/>
                </w:rPr>
                <w:delText>ainsi que tous les contrôles utilisateurs Silverlight qui sont utilisés avec la carte Bing Cartes de la page principale pour interagir avec les points de données.</w:delText>
              </w:r>
            </w:del>
          </w:p>
        </w:tc>
      </w:tr>
      <w:tr w:rsidR="00EE60DA" w:rsidRPr="00DE3D40" w:rsidDel="0005403E" w:rsidTr="00286F53">
        <w:trPr>
          <w:del w:id="567"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568" w:author="Nazer Aminou" w:date="2014-07-02T14:09:00Z"/>
                <w:rFonts w:cs="Times New Roman"/>
                <w:b/>
                <w:i/>
                <w:snapToGrid/>
                <w:sz w:val="18"/>
                <w:szCs w:val="20"/>
                <w:lang w:eastAsia="zh-TW"/>
              </w:rPr>
            </w:pPr>
            <w:del w:id="569" w:author="Nazer Aminou" w:date="2014-07-02T14:09:00Z">
              <w:r w:rsidRPr="00DE3D40" w:rsidDel="0005403E">
                <w:rPr>
                  <w:rFonts w:cs="Times New Roman"/>
                  <w:b/>
                  <w:i/>
                  <w:snapToGrid/>
                  <w:sz w:val="18"/>
                  <w:szCs w:val="20"/>
                  <w:lang w:eastAsia="zh-TW"/>
                </w:rPr>
                <w:delText>CloudService</w:delText>
              </w:r>
            </w:del>
          </w:p>
        </w:tc>
        <w:tc>
          <w:tcPr>
            <w:tcW w:w="7370" w:type="dxa"/>
          </w:tcPr>
          <w:p w:rsidR="00EE60DA" w:rsidRPr="00DE3D40" w:rsidDel="0005403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570" w:author="Nazer Aminou" w:date="2014-07-02T14:09:00Z"/>
                <w:rFonts w:cs="Times New Roman"/>
                <w:snapToGrid/>
                <w:sz w:val="18"/>
                <w:lang w:eastAsia="zh-TW"/>
              </w:rPr>
            </w:pPr>
            <w:del w:id="571" w:author="Nazer Aminou" w:date="2014-07-02T14:09:00Z">
              <w:r w:rsidRPr="00DE3D40" w:rsidDel="0005403E">
                <w:rPr>
                  <w:rFonts w:cs="Times New Roman"/>
                  <w:snapToGrid/>
                  <w:sz w:val="18"/>
                  <w:lang w:eastAsia="zh-TW"/>
                </w:rPr>
                <w:delText xml:space="preserve">Ce dossier contient toute la logique nécessaire pour se connecter aux services RESTful du projet </w:delText>
              </w:r>
              <w:r w:rsidRPr="00DE3D40" w:rsidDel="0005403E">
                <w:rPr>
                  <w:rFonts w:cs="Times New Roman"/>
                  <w:i/>
                  <w:snapToGrid/>
                  <w:sz w:val="18"/>
                  <w:lang w:eastAsia="zh-TW"/>
                </w:rPr>
                <w:delText>ODAF.Website.Mvc</w:delText>
              </w:r>
              <w:r w:rsidRPr="00DE3D40" w:rsidDel="0005403E">
                <w:rPr>
                  <w:rFonts w:cs="Times New Roman"/>
                  <w:snapToGrid/>
                  <w:sz w:val="18"/>
                  <w:lang w:eastAsia="zh-TW"/>
                </w:rPr>
                <w:delText xml:space="preserve"> avec notamment des classes pour interroger côté serveur les contrôleurs qui vont retourner les données au format JSON.</w:delText>
              </w:r>
            </w:del>
          </w:p>
        </w:tc>
      </w:tr>
      <w:tr w:rsidR="00EE60DA" w:rsidRPr="00DE3D40" w:rsidDel="0005403E" w:rsidTr="00286F53">
        <w:trPr>
          <w:cnfStyle w:val="000000100000" w:firstRow="0" w:lastRow="0" w:firstColumn="0" w:lastColumn="0" w:oddVBand="0" w:evenVBand="0" w:oddHBand="1" w:evenHBand="0" w:firstRowFirstColumn="0" w:firstRowLastColumn="0" w:lastRowFirstColumn="0" w:lastRowLastColumn="0"/>
          <w:del w:id="572"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573" w:author="Nazer Aminou" w:date="2014-07-02T14:09:00Z"/>
                <w:rFonts w:cs="Times New Roman"/>
                <w:b/>
                <w:i/>
                <w:snapToGrid/>
                <w:sz w:val="18"/>
                <w:szCs w:val="20"/>
                <w:lang w:eastAsia="zh-TW"/>
              </w:rPr>
            </w:pPr>
            <w:del w:id="574" w:author="Nazer Aminou" w:date="2014-07-02T14:09:00Z">
              <w:r w:rsidRPr="00DE3D40" w:rsidDel="0005403E">
                <w:rPr>
                  <w:rFonts w:cs="Times New Roman"/>
                  <w:b/>
                  <w:i/>
                  <w:snapToGrid/>
                  <w:sz w:val="18"/>
                  <w:szCs w:val="20"/>
                  <w:lang w:eastAsia="zh-TW"/>
                </w:rPr>
                <w:delText>Images</w:delText>
              </w:r>
            </w:del>
          </w:p>
        </w:tc>
        <w:tc>
          <w:tcPr>
            <w:tcW w:w="7370" w:type="dxa"/>
          </w:tcPr>
          <w:p w:rsidR="00EE60DA" w:rsidRPr="00DE3D40" w:rsidDel="0005403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575" w:author="Nazer Aminou" w:date="2014-07-02T14:09:00Z"/>
                <w:rFonts w:cs="Times New Roman"/>
                <w:snapToGrid/>
                <w:sz w:val="18"/>
                <w:lang w:eastAsia="zh-TW"/>
              </w:rPr>
            </w:pPr>
            <w:del w:id="576" w:author="Nazer Aminou" w:date="2014-07-02T14:09:00Z">
              <w:r w:rsidRPr="00DE3D40" w:rsidDel="0005403E">
                <w:rPr>
                  <w:rFonts w:cs="Times New Roman"/>
                  <w:snapToGrid/>
                  <w:sz w:val="18"/>
                  <w:lang w:eastAsia="zh-TW"/>
                </w:rPr>
                <w:delText>Ce dossier contient comme son nom l’indique les images utilisées dans le reste de l’application pour styliser les contrôles.</w:delText>
              </w:r>
            </w:del>
          </w:p>
        </w:tc>
      </w:tr>
      <w:tr w:rsidR="00EE60DA" w:rsidRPr="00DE3D40" w:rsidDel="0005403E" w:rsidTr="00286F53">
        <w:trPr>
          <w:del w:id="577"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578" w:author="Nazer Aminou" w:date="2014-07-02T14:09:00Z"/>
                <w:rFonts w:cs="Times New Roman"/>
                <w:b/>
                <w:i/>
                <w:snapToGrid/>
                <w:sz w:val="18"/>
                <w:szCs w:val="20"/>
                <w:lang w:eastAsia="zh-TW"/>
              </w:rPr>
            </w:pPr>
            <w:del w:id="579" w:author="Nazer Aminou" w:date="2014-07-02T14:09:00Z">
              <w:r w:rsidRPr="00DE3D40" w:rsidDel="0005403E">
                <w:rPr>
                  <w:rFonts w:cs="Times New Roman"/>
                  <w:b/>
                  <w:i/>
                  <w:snapToGrid/>
                  <w:sz w:val="18"/>
                  <w:szCs w:val="20"/>
                  <w:lang w:eastAsia="zh-TW"/>
                </w:rPr>
                <w:delText>UserControls</w:delText>
              </w:r>
            </w:del>
          </w:p>
        </w:tc>
        <w:tc>
          <w:tcPr>
            <w:tcW w:w="7370" w:type="dxa"/>
          </w:tcPr>
          <w:p w:rsidR="00EE60DA" w:rsidRPr="00DE3D40" w:rsidDel="0005403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580" w:author="Nazer Aminou" w:date="2014-07-02T14:09:00Z"/>
                <w:rFonts w:cs="Times New Roman"/>
                <w:snapToGrid/>
                <w:sz w:val="18"/>
                <w:lang w:eastAsia="zh-TW"/>
              </w:rPr>
            </w:pPr>
            <w:del w:id="581" w:author="Nazer Aminou" w:date="2014-07-02T14:09:00Z">
              <w:r w:rsidRPr="00DE3D40" w:rsidDel="0005403E">
                <w:rPr>
                  <w:rFonts w:cs="Times New Roman"/>
                  <w:snapToGrid/>
                  <w:sz w:val="18"/>
                  <w:lang w:eastAsia="zh-TW"/>
                </w:rPr>
                <w:delText xml:space="preserve">Ce dossier contient deux contrôles Silverlight de type fenêtre filles, qui jouent le rôle de boite de dialogues pour tweeter depuis la solution ODAF Openturf. Il contient également la classe </w:delText>
              </w:r>
              <w:r w:rsidRPr="00DE3D40" w:rsidDel="0005403E">
                <w:rPr>
                  <w:rFonts w:cs="Times New Roman"/>
                  <w:i/>
                  <w:snapToGrid/>
                  <w:sz w:val="18"/>
                  <w:lang w:eastAsia="zh-TW"/>
                </w:rPr>
                <w:delText>MapRegionControl</w:delText>
              </w:r>
              <w:r w:rsidRPr="00DE3D40" w:rsidDel="0005403E">
                <w:rPr>
                  <w:rFonts w:cs="Times New Roman"/>
                  <w:snapToGrid/>
                  <w:sz w:val="18"/>
                  <w:lang w:eastAsia="zh-TW"/>
                </w:rPr>
                <w:delText xml:space="preserve"> qui permet de représenter des polygones sur une carte Bing Cartes.</w:delText>
              </w:r>
            </w:del>
          </w:p>
        </w:tc>
      </w:tr>
      <w:tr w:rsidR="00EE60DA" w:rsidRPr="00DE3D40" w:rsidDel="0005403E" w:rsidTr="00286F53">
        <w:trPr>
          <w:cnfStyle w:val="000000100000" w:firstRow="0" w:lastRow="0" w:firstColumn="0" w:lastColumn="0" w:oddVBand="0" w:evenVBand="0" w:oddHBand="1" w:evenHBand="0" w:firstRowFirstColumn="0" w:firstRowLastColumn="0" w:lastRowFirstColumn="0" w:lastRowLastColumn="0"/>
          <w:del w:id="582"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583" w:author="Nazer Aminou" w:date="2014-07-02T14:09:00Z"/>
                <w:rFonts w:cs="Times New Roman"/>
                <w:b/>
                <w:i/>
                <w:snapToGrid/>
                <w:sz w:val="18"/>
                <w:szCs w:val="20"/>
                <w:lang w:eastAsia="zh-TW"/>
              </w:rPr>
            </w:pPr>
            <w:del w:id="584" w:author="Nazer Aminou" w:date="2014-07-02T14:09:00Z">
              <w:r w:rsidRPr="00DE3D40" w:rsidDel="0005403E">
                <w:rPr>
                  <w:rFonts w:cs="Times New Roman"/>
                  <w:b/>
                  <w:i/>
                  <w:snapToGrid/>
                  <w:sz w:val="18"/>
                  <w:szCs w:val="20"/>
                  <w:lang w:eastAsia="zh-TW"/>
                </w:rPr>
                <w:delText>VO</w:delText>
              </w:r>
            </w:del>
          </w:p>
        </w:tc>
        <w:tc>
          <w:tcPr>
            <w:tcW w:w="7370" w:type="dxa"/>
          </w:tcPr>
          <w:p w:rsidR="00EE60DA" w:rsidRPr="00DE3D40" w:rsidDel="0005403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585" w:author="Nazer Aminou" w:date="2014-07-02T14:09:00Z"/>
                <w:rFonts w:cs="Times New Roman"/>
                <w:snapToGrid/>
                <w:sz w:val="18"/>
                <w:lang w:eastAsia="zh-TW"/>
              </w:rPr>
            </w:pPr>
            <w:del w:id="586" w:author="Nazer Aminou" w:date="2014-07-02T14:09:00Z">
              <w:r w:rsidRPr="00DE3D40" w:rsidDel="0005403E">
                <w:rPr>
                  <w:rFonts w:cs="Times New Roman"/>
                  <w:snapToGrid/>
                  <w:sz w:val="18"/>
                  <w:lang w:eastAsia="zh-TW"/>
                </w:rPr>
                <w:delText>Ce dossier contient les modèles de données utilisés par la logique applicative du projet. Il contient ainsi des classes pour représenter des flux KML, des points de données, des tweets ou des commentaires.</w:delText>
              </w:r>
            </w:del>
          </w:p>
        </w:tc>
      </w:tr>
    </w:tbl>
    <w:p w:rsidR="00EE60DA" w:rsidDel="0005403E" w:rsidRDefault="00EE60DA" w:rsidP="00EE60DA">
      <w:pPr>
        <w:rPr>
          <w:del w:id="587" w:author="Nazer Aminou" w:date="2014-07-02T14:09:00Z"/>
        </w:rPr>
      </w:pPr>
    </w:p>
    <w:p w:rsidR="00EE60DA" w:rsidDel="0005403E" w:rsidRDefault="00EE60DA" w:rsidP="00EE60DA">
      <w:pPr>
        <w:pStyle w:val="Heading3"/>
        <w:rPr>
          <w:del w:id="588" w:author="Nazer Aminou" w:date="2014-07-02T14:09:00Z"/>
        </w:rPr>
      </w:pPr>
      <w:bookmarkStart w:id="589" w:name="_Toc326913486"/>
      <w:del w:id="590" w:author="Nazer Aminou" w:date="2014-07-02T14:09:00Z">
        <w:r w:rsidDel="0005403E">
          <w:delText>Eléments de configuration</w:delText>
        </w:r>
        <w:bookmarkEnd w:id="589"/>
      </w:del>
    </w:p>
    <w:p w:rsidR="00EE60DA" w:rsidRPr="00AB45CF" w:rsidDel="0005403E" w:rsidRDefault="00EE60DA" w:rsidP="00EE60DA">
      <w:pPr>
        <w:rPr>
          <w:del w:id="591" w:author="Nazer Aminou" w:date="2014-07-02T14:09:00Z"/>
        </w:rPr>
      </w:pPr>
      <w:del w:id="592" w:author="Nazer Aminou" w:date="2014-07-02T14:09:00Z">
        <w:r w:rsidDel="0005403E">
          <w:delText>Plusieurs paramètres sont à configurer dans ce projet. Comme évoqué précédemment une simple recherche dans Visual Studio de l’occurrence « </w:delText>
        </w:r>
        <w:r w:rsidRPr="009A23D4" w:rsidDel="0005403E">
          <w:rPr>
            <w:i/>
          </w:rPr>
          <w:delText>CHANGEME</w:delText>
        </w:r>
        <w:r w:rsidDel="0005403E">
          <w:delText> » permet de les localiser.</w:delText>
        </w:r>
      </w:del>
    </w:p>
    <w:tbl>
      <w:tblPr>
        <w:tblStyle w:val="Listemoyenne2-Accent11"/>
        <w:tblW w:w="10031" w:type="dxa"/>
        <w:tblLook w:val="04A0" w:firstRow="1" w:lastRow="0" w:firstColumn="1" w:lastColumn="0" w:noHBand="0" w:noVBand="1"/>
      </w:tblPr>
      <w:tblGrid>
        <w:gridCol w:w="2661"/>
        <w:gridCol w:w="7370"/>
      </w:tblGrid>
      <w:tr w:rsidR="00EE60DA" w:rsidRPr="00DE3D40" w:rsidDel="0005403E" w:rsidTr="00286F53">
        <w:trPr>
          <w:cnfStyle w:val="100000000000" w:firstRow="1" w:lastRow="0" w:firstColumn="0" w:lastColumn="0" w:oddVBand="0" w:evenVBand="0" w:oddHBand="0" w:evenHBand="0" w:firstRowFirstColumn="0" w:firstRowLastColumn="0" w:lastRowFirstColumn="0" w:lastRowLastColumn="0"/>
          <w:tblHeader/>
          <w:del w:id="593" w:author="Nazer Aminou" w:date="2014-07-02T14:09:00Z"/>
        </w:trPr>
        <w:tc>
          <w:tcPr>
            <w:cnfStyle w:val="001000000100" w:firstRow="0" w:lastRow="0" w:firstColumn="1" w:lastColumn="0" w:oddVBand="0" w:evenVBand="0" w:oddHBand="0" w:evenHBand="0" w:firstRowFirstColumn="1" w:firstRowLastColumn="0" w:lastRowFirstColumn="0" w:lastRowLastColumn="0"/>
            <w:tcW w:w="2661" w:type="dxa"/>
          </w:tcPr>
          <w:p w:rsidR="00EE60DA" w:rsidRPr="00DE3D40" w:rsidDel="0005403E" w:rsidRDefault="00EE60DA" w:rsidP="00286F53">
            <w:pPr>
              <w:spacing w:before="60" w:after="60"/>
              <w:ind w:left="764" w:hanging="764"/>
              <w:rPr>
                <w:del w:id="594" w:author="Nazer Aminou" w:date="2014-07-02T14:09:00Z"/>
                <w:rFonts w:cs="Times New Roman"/>
                <w:b/>
                <w:snapToGrid/>
                <w:sz w:val="18"/>
                <w:szCs w:val="20"/>
                <w:lang w:eastAsia="zh-TW"/>
              </w:rPr>
            </w:pPr>
            <w:del w:id="595" w:author="Nazer Aminou" w:date="2014-07-02T14:09:00Z">
              <w:r w:rsidRPr="00DE3D40" w:rsidDel="0005403E">
                <w:rPr>
                  <w:rFonts w:cs="Times New Roman"/>
                  <w:b/>
                  <w:snapToGrid/>
                  <w:sz w:val="18"/>
                  <w:szCs w:val="20"/>
                  <w:lang w:eastAsia="zh-TW"/>
                </w:rPr>
                <w:delText xml:space="preserve">  Fichier</w:delText>
              </w:r>
            </w:del>
          </w:p>
        </w:tc>
        <w:tc>
          <w:tcPr>
            <w:tcW w:w="7370" w:type="dxa"/>
          </w:tcPr>
          <w:p w:rsidR="00EE60DA" w:rsidRPr="00DE3D40" w:rsidDel="0005403E"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del w:id="596" w:author="Nazer Aminou" w:date="2014-07-02T14:09:00Z"/>
                <w:rFonts w:cs="Times New Roman"/>
                <w:b/>
                <w:snapToGrid/>
                <w:sz w:val="18"/>
                <w:szCs w:val="20"/>
                <w:lang w:eastAsia="zh-TW"/>
              </w:rPr>
            </w:pPr>
            <w:del w:id="597" w:author="Nazer Aminou" w:date="2014-07-02T14:09:00Z">
              <w:r w:rsidRPr="00DE3D40" w:rsidDel="0005403E">
                <w:rPr>
                  <w:rFonts w:cs="Times New Roman"/>
                  <w:b/>
                  <w:snapToGrid/>
                  <w:sz w:val="18"/>
                  <w:szCs w:val="20"/>
                  <w:lang w:eastAsia="zh-TW"/>
                </w:rPr>
                <w:delText>Paramètre</w:delText>
              </w:r>
            </w:del>
          </w:p>
        </w:tc>
      </w:tr>
      <w:tr w:rsidR="00EE60DA" w:rsidRPr="00DE3D40" w:rsidDel="0005403E" w:rsidTr="00286F53">
        <w:trPr>
          <w:cnfStyle w:val="000000100000" w:firstRow="0" w:lastRow="0" w:firstColumn="0" w:lastColumn="0" w:oddVBand="0" w:evenVBand="0" w:oddHBand="1" w:evenHBand="0" w:firstRowFirstColumn="0" w:firstRowLastColumn="0" w:lastRowFirstColumn="0" w:lastRowLastColumn="0"/>
          <w:del w:id="598"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599" w:author="Nazer Aminou" w:date="2014-07-02T14:09:00Z"/>
                <w:rFonts w:cs="Times New Roman"/>
                <w:b/>
                <w:i/>
                <w:snapToGrid/>
                <w:sz w:val="18"/>
                <w:szCs w:val="20"/>
                <w:lang w:eastAsia="zh-TW"/>
              </w:rPr>
            </w:pPr>
            <w:del w:id="600" w:author="Nazer Aminou" w:date="2014-07-02T14:09:00Z">
              <w:r w:rsidRPr="00DE3D40" w:rsidDel="0005403E">
                <w:rPr>
                  <w:rFonts w:cs="Times New Roman"/>
                  <w:b/>
                  <w:i/>
                  <w:snapToGrid/>
                  <w:sz w:val="18"/>
                  <w:szCs w:val="20"/>
                  <w:lang w:eastAsia="zh-TW"/>
                </w:rPr>
                <w:delText>CloudService\UserController</w:delText>
              </w:r>
            </w:del>
          </w:p>
        </w:tc>
        <w:tc>
          <w:tcPr>
            <w:tcW w:w="7370" w:type="dxa"/>
          </w:tcPr>
          <w:p w:rsidR="00EE60DA" w:rsidRPr="00DE3D40" w:rsidDel="0005403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601" w:author="Nazer Aminou" w:date="2014-07-02T14:09:00Z"/>
                <w:sz w:val="18"/>
                <w:szCs w:val="20"/>
              </w:rPr>
            </w:pPr>
            <w:del w:id="602" w:author="Nazer Aminou" w:date="2014-07-02T14:09:00Z">
              <w:r w:rsidRPr="00DE3D40" w:rsidDel="0005403E">
                <w:rPr>
                  <w:rFonts w:cs="Times New Roman"/>
                  <w:b/>
                  <w:i/>
                  <w:snapToGrid/>
                  <w:sz w:val="18"/>
                  <w:szCs w:val="20"/>
                  <w:lang w:eastAsia="zh-TW"/>
                </w:rPr>
                <w:delText>AppId</w:delText>
              </w:r>
              <w:r w:rsidRPr="00DE3D40" w:rsidDel="0005403E">
                <w:rPr>
                  <w:rFonts w:cs="Times New Roman"/>
                  <w:b/>
                  <w:snapToGrid/>
                  <w:sz w:val="18"/>
                  <w:szCs w:val="20"/>
                  <w:lang w:eastAsia="zh-TW"/>
                </w:rPr>
                <w:delText xml:space="preserve">  </w:delText>
              </w:r>
              <w:r w:rsidRPr="00DE3D40" w:rsidDel="0005403E">
                <w:rPr>
                  <w:rFonts w:cs="Times New Roman"/>
                  <w:snapToGrid/>
                  <w:sz w:val="18"/>
                  <w:szCs w:val="20"/>
                  <w:lang w:eastAsia="zh-TW"/>
                </w:rPr>
                <w:delText>(ligne 54) :</w:delText>
              </w:r>
              <w:r w:rsidRPr="00DE3D40" w:rsidDel="0005403E">
                <w:rPr>
                  <w:rStyle w:val="apple-style-span"/>
                  <w:rFonts w:cstheme="minorHAnsi"/>
                  <w:bCs/>
                  <w:sz w:val="18"/>
                  <w:szCs w:val="20"/>
                </w:rPr>
                <w:delText xml:space="preserve"> valeur du champ </w:delText>
              </w:r>
              <w:r w:rsidRPr="00DE3D40" w:rsidDel="0005403E">
                <w:rPr>
                  <w:rStyle w:val="apple-style-span"/>
                  <w:rFonts w:cstheme="minorHAnsi"/>
                  <w:bCs/>
                  <w:i/>
                  <w:sz w:val="18"/>
                  <w:szCs w:val="20"/>
                </w:rPr>
                <w:delText>Guid</w:delText>
              </w:r>
              <w:r w:rsidRPr="00DE3D40" w:rsidDel="0005403E">
                <w:rPr>
                  <w:rStyle w:val="apple-style-span"/>
                  <w:rFonts w:cstheme="minorHAnsi"/>
                  <w:bCs/>
                  <w:sz w:val="18"/>
                  <w:szCs w:val="20"/>
                </w:rPr>
                <w:delText xml:space="preserve"> de votre application dans la table </w:delText>
              </w:r>
              <w:r w:rsidRPr="00DE3D40" w:rsidDel="0005403E">
                <w:rPr>
                  <w:rStyle w:val="apple-style-span"/>
                  <w:rFonts w:cstheme="minorHAnsi"/>
                  <w:bCs/>
                  <w:i/>
                  <w:sz w:val="18"/>
                  <w:szCs w:val="20"/>
                </w:rPr>
                <w:delText>OAuthClientApp</w:delText>
              </w:r>
              <w:r w:rsidRPr="00DE3D40" w:rsidDel="0005403E">
                <w:rPr>
                  <w:rStyle w:val="apple-style-span"/>
                  <w:rFonts w:cstheme="minorHAnsi"/>
                  <w:bCs/>
                  <w:sz w:val="18"/>
                  <w:szCs w:val="20"/>
                </w:rPr>
                <w:delText>.</w:delText>
              </w:r>
            </w:del>
          </w:p>
        </w:tc>
      </w:tr>
      <w:tr w:rsidR="00EE60DA" w:rsidRPr="00DE3D40" w:rsidDel="0005403E" w:rsidTr="00286F53">
        <w:trPr>
          <w:del w:id="603"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604" w:author="Nazer Aminou" w:date="2014-07-02T14:09:00Z"/>
                <w:rFonts w:cs="Times New Roman"/>
                <w:b/>
                <w:i/>
                <w:snapToGrid/>
                <w:sz w:val="18"/>
                <w:szCs w:val="20"/>
                <w:lang w:eastAsia="zh-TW"/>
              </w:rPr>
            </w:pPr>
            <w:del w:id="605" w:author="Nazer Aminou" w:date="2014-07-02T14:09:00Z">
              <w:r w:rsidRPr="00DE3D40" w:rsidDel="0005403E">
                <w:rPr>
                  <w:rFonts w:cs="Times New Roman"/>
                  <w:b/>
                  <w:i/>
                  <w:snapToGrid/>
                  <w:sz w:val="18"/>
                  <w:szCs w:val="20"/>
                  <w:lang w:eastAsia="zh-TW"/>
                </w:rPr>
                <w:delText>MainPage.xaml.cs</w:delText>
              </w:r>
            </w:del>
          </w:p>
        </w:tc>
        <w:tc>
          <w:tcPr>
            <w:tcW w:w="7370" w:type="dxa"/>
          </w:tcPr>
          <w:p w:rsidR="00EE60DA" w:rsidRPr="00DE3D40" w:rsidDel="0005403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606" w:author="Nazer Aminou" w:date="2014-07-02T14:09:00Z"/>
                <w:rFonts w:cs="Times New Roman"/>
                <w:snapToGrid/>
                <w:sz w:val="18"/>
                <w:szCs w:val="20"/>
                <w:lang w:eastAsia="zh-TW"/>
              </w:rPr>
            </w:pPr>
            <w:del w:id="607" w:author="Nazer Aminou" w:date="2014-07-02T14:09:00Z">
              <w:r w:rsidRPr="00DE3D40" w:rsidDel="0005403E">
                <w:rPr>
                  <w:rFonts w:cs="Times New Roman"/>
                  <w:i/>
                  <w:snapToGrid/>
                  <w:sz w:val="18"/>
                  <w:szCs w:val="20"/>
                  <w:lang w:eastAsia="zh-TW"/>
                </w:rPr>
                <w:delText>Location loc = new Location(</w:delText>
              </w:r>
              <w:r w:rsidRPr="00DE3D40" w:rsidDel="0005403E">
                <w:rPr>
                  <w:rFonts w:cs="Times New Roman"/>
                  <w:b/>
                  <w:i/>
                  <w:snapToGrid/>
                  <w:sz w:val="18"/>
                  <w:szCs w:val="20"/>
                  <w:lang w:eastAsia="zh-TW"/>
                </w:rPr>
                <w:delText>latitude</w:delText>
              </w:r>
              <w:r w:rsidRPr="00DE3D40" w:rsidDel="0005403E">
                <w:rPr>
                  <w:rFonts w:cs="Times New Roman"/>
                  <w:i/>
                  <w:snapToGrid/>
                  <w:sz w:val="18"/>
                  <w:szCs w:val="20"/>
                  <w:lang w:eastAsia="zh-TW"/>
                </w:rPr>
                <w:delText xml:space="preserve">, </w:delText>
              </w:r>
              <w:r w:rsidRPr="00DE3D40" w:rsidDel="0005403E">
                <w:rPr>
                  <w:rFonts w:cs="Times New Roman"/>
                  <w:b/>
                  <w:i/>
                  <w:snapToGrid/>
                  <w:sz w:val="18"/>
                  <w:szCs w:val="20"/>
                  <w:lang w:eastAsia="zh-TW"/>
                </w:rPr>
                <w:delText>longitude</w:delText>
              </w:r>
              <w:r w:rsidRPr="00DE3D40" w:rsidDel="0005403E">
                <w:rPr>
                  <w:rFonts w:cs="Times New Roman"/>
                  <w:snapToGrid/>
                  <w:sz w:val="18"/>
                  <w:szCs w:val="20"/>
                  <w:lang w:eastAsia="zh-TW"/>
                </w:rPr>
                <w:delText>) (ligne 62) : remplacez la latitude et la longitude actuellement renseignées par la latitude et la longitude de votre ville.</w:delText>
              </w:r>
            </w:del>
          </w:p>
          <w:p w:rsidR="00EE60DA" w:rsidRPr="00DE3D40" w:rsidDel="0005403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608" w:author="Nazer Aminou" w:date="2014-07-02T14:09:00Z"/>
                <w:rFonts w:cs="Times New Roman"/>
                <w:snapToGrid/>
                <w:sz w:val="18"/>
                <w:szCs w:val="20"/>
                <w:lang w:eastAsia="zh-TW"/>
              </w:rPr>
            </w:pPr>
            <w:del w:id="609" w:author="Nazer Aminou" w:date="2014-07-02T14:09:00Z">
              <w:r w:rsidRPr="00DE3D40" w:rsidDel="0005403E">
                <w:rPr>
                  <w:rFonts w:cs="Times New Roman"/>
                  <w:snapToGrid/>
                  <w:sz w:val="18"/>
                  <w:szCs w:val="20"/>
                  <w:lang w:eastAsia="zh-TW"/>
                </w:rPr>
                <w:delText xml:space="preserve">Une simple recherche d’une ville sur </w:delText>
              </w:r>
              <w:r w:rsidR="00D66251" w:rsidDel="0005403E">
                <w:rPr>
                  <w:color w:val="auto"/>
                  <w:sz w:val="20"/>
                </w:rPr>
                <w:fldChar w:fldCharType="begin"/>
              </w:r>
              <w:r w:rsidR="00D66251" w:rsidDel="0005403E">
                <w:delInstrText xml:space="preserve"> HYPERLINK "http://www.bing.com/maps/" </w:delInstrText>
              </w:r>
              <w:r w:rsidR="00D66251" w:rsidDel="0005403E">
                <w:rPr>
                  <w:color w:val="auto"/>
                  <w:sz w:val="20"/>
                </w:rPr>
                <w:fldChar w:fldCharType="separate"/>
              </w:r>
              <w:r w:rsidRPr="00DE3D40" w:rsidDel="0005403E">
                <w:rPr>
                  <w:rStyle w:val="Hyperlink"/>
                  <w:rFonts w:eastAsiaTheme="majorEastAsia" w:cs="Times New Roman"/>
                  <w:snapToGrid/>
                  <w:sz w:val="18"/>
                  <w:szCs w:val="20"/>
                  <w:lang w:eastAsia="zh-TW"/>
                </w:rPr>
                <w:delText>Bing Cartes</w:delText>
              </w:r>
              <w:r w:rsidR="00D66251" w:rsidDel="0005403E">
                <w:rPr>
                  <w:rStyle w:val="Hyperlink"/>
                  <w:rFonts w:eastAsiaTheme="majorEastAsia" w:cs="Times New Roman"/>
                  <w:snapToGrid/>
                  <w:sz w:val="18"/>
                  <w:szCs w:val="20"/>
                  <w:lang w:eastAsia="zh-TW"/>
                </w:rPr>
                <w:fldChar w:fldCharType="end"/>
              </w:r>
              <w:r w:rsidRPr="00DE3D40" w:rsidDel="0005403E">
                <w:rPr>
                  <w:rFonts w:cs="Times New Roman"/>
                  <w:snapToGrid/>
                  <w:sz w:val="18"/>
                  <w:szCs w:val="20"/>
                  <w:lang w:eastAsia="zh-TW"/>
                </w:rPr>
                <w:delText xml:space="preserve"> </w:delText>
              </w:r>
              <w:r w:rsidRPr="00DE3D40" w:rsidDel="0005403E">
                <w:rPr>
                  <w:sz w:val="18"/>
                  <w:szCs w:val="20"/>
                </w:rPr>
                <w:delText>vous permet d’obtenir ses coordonnées juste en dessous de sa description dans le panneau de gauche.</w:delText>
              </w:r>
            </w:del>
          </w:p>
        </w:tc>
      </w:tr>
      <w:tr w:rsidR="00EE60DA" w:rsidRPr="00DE3D40" w:rsidDel="0005403E" w:rsidTr="00286F53">
        <w:trPr>
          <w:cnfStyle w:val="000000100000" w:firstRow="0" w:lastRow="0" w:firstColumn="0" w:lastColumn="0" w:oddVBand="0" w:evenVBand="0" w:oddHBand="1" w:evenHBand="0" w:firstRowFirstColumn="0" w:firstRowLastColumn="0" w:lastRowFirstColumn="0" w:lastRowLastColumn="0"/>
          <w:del w:id="610"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611" w:author="Nazer Aminou" w:date="2014-07-02T14:09:00Z"/>
                <w:rFonts w:cs="Times New Roman"/>
                <w:b/>
                <w:i/>
                <w:snapToGrid/>
                <w:sz w:val="18"/>
                <w:szCs w:val="20"/>
                <w:lang w:eastAsia="zh-TW"/>
              </w:rPr>
            </w:pPr>
            <w:del w:id="612" w:author="Nazer Aminou" w:date="2014-07-02T14:09:00Z">
              <w:r w:rsidRPr="00DE3D40" w:rsidDel="0005403E">
                <w:rPr>
                  <w:rFonts w:cs="Times New Roman"/>
                  <w:b/>
                  <w:i/>
                  <w:snapToGrid/>
                  <w:sz w:val="18"/>
                  <w:szCs w:val="20"/>
                  <w:lang w:eastAsia="zh-TW"/>
                </w:rPr>
                <w:delText>MainPage.xaml.cs</w:delText>
              </w:r>
            </w:del>
          </w:p>
        </w:tc>
        <w:tc>
          <w:tcPr>
            <w:tcW w:w="7370" w:type="dxa"/>
          </w:tcPr>
          <w:p w:rsidR="00EE60DA" w:rsidRPr="00DE3D40" w:rsidDel="0005403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613" w:author="Nazer Aminou" w:date="2014-07-02T14:09:00Z"/>
                <w:rFonts w:cs="Times New Roman"/>
                <w:snapToGrid/>
                <w:sz w:val="18"/>
                <w:szCs w:val="20"/>
                <w:lang w:eastAsia="zh-TW"/>
              </w:rPr>
            </w:pPr>
            <w:del w:id="614" w:author="Nazer Aminou" w:date="2014-07-02T14:09:00Z">
              <w:r w:rsidRPr="00DE3D40" w:rsidDel="0005403E">
                <w:rPr>
                  <w:rFonts w:cs="Times New Roman"/>
                  <w:i/>
                  <w:snapToGrid/>
                  <w:sz w:val="18"/>
                  <w:szCs w:val="20"/>
                  <w:lang w:eastAsia="zh-TW"/>
                </w:rPr>
                <w:delText>Location loc = new Location(</w:delText>
              </w:r>
              <w:r w:rsidRPr="00DE3D40" w:rsidDel="0005403E">
                <w:rPr>
                  <w:rFonts w:cs="Times New Roman"/>
                  <w:b/>
                  <w:i/>
                  <w:snapToGrid/>
                  <w:sz w:val="18"/>
                  <w:szCs w:val="20"/>
                  <w:lang w:eastAsia="zh-TW"/>
                </w:rPr>
                <w:delText>latitude</w:delText>
              </w:r>
              <w:r w:rsidRPr="00DE3D40" w:rsidDel="0005403E">
                <w:rPr>
                  <w:rFonts w:cs="Times New Roman"/>
                  <w:i/>
                  <w:snapToGrid/>
                  <w:sz w:val="18"/>
                  <w:szCs w:val="20"/>
                  <w:lang w:eastAsia="zh-TW"/>
                </w:rPr>
                <w:delText xml:space="preserve">, </w:delText>
              </w:r>
              <w:r w:rsidRPr="00DE3D40" w:rsidDel="0005403E">
                <w:rPr>
                  <w:rFonts w:cs="Times New Roman"/>
                  <w:b/>
                  <w:i/>
                  <w:snapToGrid/>
                  <w:sz w:val="18"/>
                  <w:szCs w:val="20"/>
                  <w:lang w:eastAsia="zh-TW"/>
                </w:rPr>
                <w:delText>longitude</w:delText>
              </w:r>
              <w:r w:rsidRPr="00DE3D40" w:rsidDel="0005403E">
                <w:rPr>
                  <w:rFonts w:cs="Times New Roman"/>
                  <w:i/>
                  <w:snapToGrid/>
                  <w:sz w:val="18"/>
                  <w:szCs w:val="20"/>
                  <w:lang w:eastAsia="zh-TW"/>
                </w:rPr>
                <w:delText>)</w:delText>
              </w:r>
              <w:r w:rsidRPr="00DE3D40" w:rsidDel="0005403E">
                <w:rPr>
                  <w:rFonts w:cs="Times New Roman"/>
                  <w:snapToGrid/>
                  <w:sz w:val="18"/>
                  <w:szCs w:val="20"/>
                  <w:lang w:eastAsia="zh-TW"/>
                </w:rPr>
                <w:delText xml:space="preserve"> (ligne 212) : remplacez la latitude et la longitude actuellement renseignées par la latitude et la longitude de votre ville.</w:delText>
              </w:r>
            </w:del>
          </w:p>
        </w:tc>
      </w:tr>
      <w:tr w:rsidR="00EE60DA" w:rsidRPr="00DE3D40" w:rsidDel="0005403E" w:rsidTr="00286F53">
        <w:trPr>
          <w:del w:id="615"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616" w:author="Nazer Aminou" w:date="2014-07-02T14:09:00Z"/>
                <w:rFonts w:cs="Times New Roman"/>
                <w:b/>
                <w:i/>
                <w:snapToGrid/>
                <w:sz w:val="18"/>
                <w:szCs w:val="20"/>
                <w:lang w:eastAsia="zh-TW"/>
              </w:rPr>
            </w:pPr>
            <w:del w:id="617" w:author="Nazer Aminou" w:date="2014-07-02T14:09:00Z">
              <w:r w:rsidRPr="00DE3D40" w:rsidDel="0005403E">
                <w:rPr>
                  <w:rFonts w:cs="Times New Roman"/>
                  <w:b/>
                  <w:i/>
                  <w:snapToGrid/>
                  <w:sz w:val="18"/>
                  <w:szCs w:val="20"/>
                  <w:lang w:eastAsia="zh-TW"/>
                </w:rPr>
                <w:delText>App.xaml</w:delText>
              </w:r>
            </w:del>
          </w:p>
        </w:tc>
        <w:tc>
          <w:tcPr>
            <w:tcW w:w="7370" w:type="dxa"/>
          </w:tcPr>
          <w:p w:rsidR="00EE60DA" w:rsidRPr="00DE3D40" w:rsidDel="0005403E"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618" w:author="Nazer Aminou" w:date="2014-07-02T14:09:00Z"/>
                <w:rFonts w:cs="Times New Roman"/>
                <w:snapToGrid/>
                <w:sz w:val="18"/>
                <w:szCs w:val="20"/>
                <w:lang w:eastAsia="zh-TW"/>
              </w:rPr>
            </w:pPr>
            <w:del w:id="619" w:author="Nazer Aminou" w:date="2014-07-02T14:09:00Z">
              <w:r w:rsidRPr="00DE3D40" w:rsidDel="0005403E">
                <w:rPr>
                  <w:rFonts w:cs="Times New Roman"/>
                  <w:b/>
                  <w:i/>
                  <w:snapToGrid/>
                  <w:sz w:val="18"/>
                  <w:szCs w:val="20"/>
                  <w:lang w:eastAsia="zh-TW"/>
                </w:rPr>
                <w:delText>ApplicationId</w:delText>
              </w:r>
              <w:r w:rsidRPr="00DE3D40" w:rsidDel="0005403E">
                <w:rPr>
                  <w:rFonts w:cs="Times New Roman"/>
                  <w:b/>
                  <w:snapToGrid/>
                  <w:sz w:val="18"/>
                  <w:szCs w:val="20"/>
                  <w:lang w:eastAsia="zh-TW"/>
                </w:rPr>
                <w:delText xml:space="preserve"> </w:delText>
              </w:r>
              <w:r w:rsidRPr="00DE3D40" w:rsidDel="0005403E">
                <w:rPr>
                  <w:rFonts w:cs="Times New Roman"/>
                  <w:snapToGrid/>
                  <w:sz w:val="18"/>
                  <w:szCs w:val="20"/>
                  <w:lang w:eastAsia="zh-TW"/>
                </w:rPr>
                <w:delText>(ligne 11) : valeur de votre clé de compte développeur Bing Cartes.</w:delText>
              </w:r>
            </w:del>
          </w:p>
        </w:tc>
      </w:tr>
      <w:tr w:rsidR="00EE60DA" w:rsidRPr="00DE3D40" w:rsidDel="0005403E" w:rsidTr="00286F53">
        <w:trPr>
          <w:cnfStyle w:val="000000100000" w:firstRow="0" w:lastRow="0" w:firstColumn="0" w:lastColumn="0" w:oddVBand="0" w:evenVBand="0" w:oddHBand="1" w:evenHBand="0" w:firstRowFirstColumn="0" w:firstRowLastColumn="0" w:lastRowFirstColumn="0" w:lastRowLastColumn="0"/>
          <w:del w:id="620" w:author="Nazer Aminou" w:date="2014-07-02T14:09:00Z"/>
        </w:trPr>
        <w:tc>
          <w:tcPr>
            <w:cnfStyle w:val="001000000000" w:firstRow="0" w:lastRow="0" w:firstColumn="1" w:lastColumn="0" w:oddVBand="0" w:evenVBand="0" w:oddHBand="0" w:evenHBand="0" w:firstRowFirstColumn="0" w:firstRowLastColumn="0" w:lastRowFirstColumn="0" w:lastRowLastColumn="0"/>
            <w:tcW w:w="2661" w:type="dxa"/>
          </w:tcPr>
          <w:p w:rsidR="00EE60DA" w:rsidRPr="00DE3D40" w:rsidDel="0005403E" w:rsidRDefault="00EE60DA" w:rsidP="00286F53">
            <w:pPr>
              <w:spacing w:before="60" w:after="60"/>
              <w:ind w:left="764" w:hanging="764"/>
              <w:rPr>
                <w:del w:id="621" w:author="Nazer Aminou" w:date="2014-07-02T14:09:00Z"/>
                <w:rFonts w:cs="Times New Roman"/>
                <w:b/>
                <w:i/>
                <w:snapToGrid/>
                <w:sz w:val="18"/>
                <w:szCs w:val="20"/>
                <w:lang w:eastAsia="zh-TW"/>
              </w:rPr>
            </w:pPr>
            <w:del w:id="622" w:author="Nazer Aminou" w:date="2014-07-02T14:09:00Z">
              <w:r w:rsidRPr="00DE3D40" w:rsidDel="0005403E">
                <w:rPr>
                  <w:rFonts w:cs="Times New Roman"/>
                  <w:b/>
                  <w:i/>
                  <w:snapToGrid/>
                  <w:sz w:val="18"/>
                  <w:szCs w:val="20"/>
                  <w:lang w:eastAsia="zh-TW"/>
                </w:rPr>
                <w:delText>Resources</w:delText>
              </w:r>
            </w:del>
          </w:p>
        </w:tc>
        <w:tc>
          <w:tcPr>
            <w:tcW w:w="7370" w:type="dxa"/>
          </w:tcPr>
          <w:p w:rsidR="00EE60DA" w:rsidRPr="00DE3D40" w:rsidDel="0005403E"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623" w:author="Nazer Aminou" w:date="2014-07-02T14:09:00Z"/>
                <w:rFonts w:cs="Times New Roman"/>
                <w:i/>
                <w:snapToGrid/>
                <w:sz w:val="18"/>
                <w:szCs w:val="20"/>
                <w:lang w:eastAsia="zh-TW"/>
              </w:rPr>
            </w:pPr>
            <w:del w:id="624" w:author="Nazer Aminou" w:date="2014-07-02T14:09:00Z">
              <w:r w:rsidRPr="00DE3D40" w:rsidDel="0005403E">
                <w:rPr>
                  <w:rFonts w:cs="Times New Roman"/>
                  <w:i/>
                  <w:snapToGrid/>
                  <w:sz w:val="18"/>
                  <w:szCs w:val="20"/>
                  <w:lang w:eastAsia="zh-TW"/>
                </w:rPr>
                <w:delText>Localise l’ensemble du projet au travers de fichiers de ressources sélectionnés en fonction de la langue définie dans le navigateur.</w:delText>
              </w:r>
            </w:del>
          </w:p>
        </w:tc>
      </w:tr>
    </w:tbl>
    <w:p w:rsidR="00EE60DA" w:rsidRDefault="00EE60DA" w:rsidP="00EE60DA">
      <w:pPr>
        <w:rPr>
          <w:ins w:id="625" w:author="Nazer Aminou" w:date="2014-07-02T14:10:00Z"/>
        </w:rPr>
      </w:pPr>
    </w:p>
    <w:p w:rsidR="0005403E" w:rsidRDefault="0005403E" w:rsidP="00EE60DA">
      <w:pPr>
        <w:rPr>
          <w:ins w:id="626" w:author="Nazer Aminou" w:date="2014-07-02T14:10:00Z"/>
        </w:rPr>
      </w:pPr>
    </w:p>
    <w:p w:rsidR="0005403E" w:rsidRDefault="0005403E" w:rsidP="00EE60DA">
      <w:pPr>
        <w:rPr>
          <w:ins w:id="627" w:author="Nazer Aminou" w:date="2014-07-02T14:11:00Z"/>
        </w:rPr>
      </w:pPr>
    </w:p>
    <w:p w:rsidR="0005403E" w:rsidRPr="00255B14" w:rsidRDefault="0005403E" w:rsidP="00EE60DA"/>
    <w:p w:rsidR="00EE60DA" w:rsidRDefault="00EE60DA" w:rsidP="00EE60DA">
      <w:pPr>
        <w:pStyle w:val="Heading2"/>
      </w:pPr>
      <w:bookmarkStart w:id="628" w:name="_Toc326913487"/>
      <w:bookmarkStart w:id="629" w:name="_Toc392074175"/>
      <w:r>
        <w:t xml:space="preserve">Dossier </w:t>
      </w:r>
      <w:proofErr w:type="spellStart"/>
      <w:r w:rsidRPr="008748E4">
        <w:rPr>
          <w:i/>
        </w:rPr>
        <w:t>ODAF.Website</w:t>
      </w:r>
      <w:bookmarkEnd w:id="628"/>
      <w:bookmarkEnd w:id="629"/>
      <w:proofErr w:type="spellEnd"/>
    </w:p>
    <w:p w:rsidR="00EE60DA" w:rsidRDefault="00EE60DA" w:rsidP="00EE60DA">
      <w:r>
        <w:t xml:space="preserve">Le dossier </w:t>
      </w:r>
      <w:proofErr w:type="spellStart"/>
      <w:r w:rsidRPr="00EB5CDE">
        <w:rPr>
          <w:i/>
        </w:rPr>
        <w:t>ODAF.Website</w:t>
      </w:r>
      <w:proofErr w:type="spellEnd"/>
      <w:r>
        <w:t xml:space="preserve"> correspond au projet </w:t>
      </w:r>
      <w:proofErr w:type="spellStart"/>
      <w:r>
        <w:rPr>
          <w:i/>
        </w:rPr>
        <w:t>ODAF.Website</w:t>
      </w:r>
      <w:proofErr w:type="spellEnd"/>
      <w:del w:id="630" w:author="Nazer Aminou" w:date="2014-07-02T10:38:00Z">
        <w:r w:rsidDel="00A74458">
          <w:rPr>
            <w:i/>
          </w:rPr>
          <w:delText>.Mvc</w:delText>
        </w:r>
      </w:del>
      <w:r>
        <w:t xml:space="preserve"> qui </w:t>
      </w:r>
      <w:del w:id="631" w:author="Nazer Aminou" w:date="2014-07-02T10:39:00Z">
        <w:r w:rsidDel="00A74458">
          <w:delText>expose une couche de services RESTful consommés notamment par le composant Silverlight précédemment évoqué</w:delText>
        </w:r>
      </w:del>
      <w:ins w:id="632" w:author="Nazer Aminou" w:date="2014-07-02T10:39:00Z">
        <w:r w:rsidR="00A74458">
          <w:t>est l’application Web modè</w:t>
        </w:r>
        <w:r w:rsidR="00A74458" w:rsidRPr="00A74458">
          <w:rPr>
            <w:rPrChange w:id="633" w:author="Nazer Aminou" w:date="2014-07-02T10:39:00Z">
              <w:rPr>
                <w:lang w:val="en-US"/>
              </w:rPr>
            </w:rPrChange>
          </w:rPr>
          <w:t xml:space="preserve">le de la solution ODAF </w:t>
        </w:r>
        <w:proofErr w:type="spellStart"/>
        <w:r w:rsidR="00A74458" w:rsidRPr="00A74458">
          <w:rPr>
            <w:rPrChange w:id="634" w:author="Nazer Aminou" w:date="2014-07-02T10:39:00Z">
              <w:rPr>
                <w:lang w:val="en-US"/>
              </w:rPr>
            </w:rPrChange>
          </w:rPr>
          <w:t>Openturf</w:t>
        </w:r>
      </w:ins>
      <w:proofErr w:type="spellEnd"/>
      <w:r>
        <w:t xml:space="preserve">. </w:t>
      </w:r>
    </w:p>
    <w:p w:rsidR="00EE60DA" w:rsidRDefault="00EE60DA" w:rsidP="00EE60DA">
      <w:pPr>
        <w:rPr>
          <w:ins w:id="635" w:author="Nazer Aminou" w:date="2014-07-02T14:10:00Z"/>
        </w:rPr>
      </w:pPr>
      <w:r>
        <w:t>Le projet expose notamment un service permettant de consommer à la base des flux KML configurés dans le projet sous forme de données JSON pour les clients du service, un service pour publier des commentaires dans la base de données, un service pour poster des tweets sur Twitter, un service pour ajouter des notes, etc.</w:t>
      </w:r>
    </w:p>
    <w:p w:rsidR="0005403E" w:rsidRPr="00CA4831" w:rsidRDefault="0005403E" w:rsidP="00EE60DA"/>
    <w:p w:rsidR="00EE60DA" w:rsidRDefault="00EE60DA" w:rsidP="00EE60DA">
      <w:pPr>
        <w:pStyle w:val="Heading3"/>
      </w:pPr>
      <w:bookmarkStart w:id="636" w:name="_Toc326913488"/>
      <w:bookmarkStart w:id="637" w:name="_Toc392074176"/>
      <w:r>
        <w:t>Organisation projet</w:t>
      </w:r>
      <w:bookmarkEnd w:id="636"/>
      <w:bookmarkEnd w:id="637"/>
    </w:p>
    <w:p w:rsidR="00EE60DA" w:rsidRDefault="00EE60DA" w:rsidP="00EE60DA">
      <w:pPr>
        <w:keepNext/>
        <w:keepLines/>
      </w:pPr>
      <w:r>
        <w:t>Le projet est organisé de la façon suivante :</w:t>
      </w:r>
    </w:p>
    <w:p w:rsidR="00EE60DA" w:rsidDel="0005403E" w:rsidRDefault="00EE60DA" w:rsidP="00EE60DA">
      <w:pPr>
        <w:jc w:val="center"/>
        <w:rPr>
          <w:del w:id="638" w:author="Nazer Aminou" w:date="2014-07-02T14:10:00Z"/>
        </w:rPr>
      </w:pPr>
      <w:r>
        <w:rPr>
          <w:noProof/>
          <w:snapToGrid/>
          <w:lang w:val="en-US" w:eastAsia="en-US"/>
        </w:rPr>
        <w:drawing>
          <wp:inline distT="0" distB="0" distL="0" distR="0" wp14:anchorId="28E961A5" wp14:editId="1C53C58B">
            <wp:extent cx="1409700" cy="2983231"/>
            <wp:effectExtent l="0" t="0" r="0" b="762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olivi\Desktop\ODAF screenshots\projetodafwebsite.pn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409700" cy="2983231"/>
                    </a:xfrm>
                    <a:prstGeom prst="rect">
                      <a:avLst/>
                    </a:prstGeom>
                    <a:noFill/>
                    <a:ln>
                      <a:noFill/>
                    </a:ln>
                  </pic:spPr>
                </pic:pic>
              </a:graphicData>
            </a:graphic>
          </wp:inline>
        </w:drawing>
      </w:r>
    </w:p>
    <w:p w:rsidR="00EE60DA" w:rsidRDefault="00EE60DA" w:rsidP="0005403E">
      <w:pPr>
        <w:jc w:val="center"/>
      </w:pPr>
    </w:p>
    <w:tbl>
      <w:tblPr>
        <w:tblStyle w:val="Listemoyenne2-Accent11"/>
        <w:tblW w:w="10031" w:type="dxa"/>
        <w:tblLook w:val="04A0" w:firstRow="1" w:lastRow="0" w:firstColumn="1" w:lastColumn="0" w:noHBand="0" w:noVBand="1"/>
      </w:tblPr>
      <w:tblGrid>
        <w:gridCol w:w="2589"/>
        <w:gridCol w:w="7442"/>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Dossier</w:t>
            </w:r>
          </w:p>
        </w:tc>
        <w:tc>
          <w:tcPr>
            <w:tcW w:w="7442"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del w:id="639" w:author="Nazer Aminou" w:date="2014-07-02T11:18:00Z">
              <w:r w:rsidRPr="00DE3D40" w:rsidDel="003D1821">
                <w:rPr>
                  <w:rFonts w:cs="Times New Roman"/>
                  <w:b/>
                  <w:i/>
                  <w:snapToGrid/>
                  <w:sz w:val="18"/>
                  <w:szCs w:val="20"/>
                  <w:lang w:eastAsia="zh-TW"/>
                </w:rPr>
                <w:delText>ClientBin</w:delText>
              </w:r>
            </w:del>
            <w:proofErr w:type="spellStart"/>
            <w:ins w:id="640" w:author="Nazer Aminou" w:date="2014-07-02T11:18:00Z">
              <w:r w:rsidR="003D1821">
                <w:rPr>
                  <w:rFonts w:cs="Times New Roman"/>
                  <w:b/>
                  <w:i/>
                  <w:snapToGrid/>
                  <w:sz w:val="18"/>
                  <w:szCs w:val="20"/>
                  <w:lang w:eastAsia="zh-TW"/>
                </w:rPr>
                <w:t>App_Start</w:t>
              </w:r>
            </w:ins>
            <w:proofErr w:type="spellEnd"/>
          </w:p>
        </w:tc>
        <w:tc>
          <w:tcPr>
            <w:tcW w:w="7442" w:type="dxa"/>
          </w:tcPr>
          <w:p w:rsidR="00EE60DA" w:rsidRPr="00DE3D40" w:rsidRDefault="00EE60DA" w:rsidP="00B34009">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szCs w:val="20"/>
                <w:lang w:eastAsia="zh-TW"/>
              </w:rPr>
              <w:t>Ce dossier contient le</w:t>
            </w:r>
            <w:ins w:id="641" w:author="Nazer Aminou" w:date="2014-07-02T11:18:00Z">
              <w:r w:rsidR="003D1821">
                <w:rPr>
                  <w:rFonts w:cs="Times New Roman"/>
                  <w:snapToGrid/>
                  <w:sz w:val="18"/>
                  <w:szCs w:val="20"/>
                  <w:lang w:eastAsia="zh-TW"/>
                </w:rPr>
                <w:t>s fichier</w:t>
              </w:r>
            </w:ins>
            <w:ins w:id="642" w:author="Nazer Aminou" w:date="2014-07-02T11:19:00Z">
              <w:r w:rsidR="003D1821">
                <w:rPr>
                  <w:rFonts w:cs="Times New Roman"/>
                  <w:snapToGrid/>
                  <w:sz w:val="18"/>
                  <w:szCs w:val="20"/>
                  <w:lang w:eastAsia="zh-TW"/>
                </w:rPr>
                <w:t>s</w:t>
              </w:r>
            </w:ins>
            <w:ins w:id="643" w:author="Nazer Aminou" w:date="2014-07-02T11:18:00Z">
              <w:r w:rsidR="003D1821">
                <w:rPr>
                  <w:rFonts w:cs="Times New Roman"/>
                  <w:snapToGrid/>
                  <w:sz w:val="18"/>
                  <w:szCs w:val="20"/>
                  <w:lang w:eastAsia="zh-TW"/>
                </w:rPr>
                <w:t xml:space="preserve"> de config</w:t>
              </w:r>
            </w:ins>
            <w:ins w:id="644" w:author="Nazer Aminou" w:date="2014-07-02T11:19:00Z">
              <w:r w:rsidR="003D1821">
                <w:rPr>
                  <w:rFonts w:cs="Times New Roman"/>
                  <w:snapToGrid/>
                  <w:sz w:val="18"/>
                  <w:szCs w:val="20"/>
                  <w:lang w:eastAsia="zh-TW"/>
                </w:rPr>
                <w:t>uration</w:t>
              </w:r>
            </w:ins>
            <w:ins w:id="645" w:author="Nazer Aminou" w:date="2014-07-02T11:18:00Z">
              <w:r w:rsidR="003D1821">
                <w:rPr>
                  <w:rFonts w:cs="Times New Roman"/>
                  <w:snapToGrid/>
                  <w:sz w:val="18"/>
                  <w:szCs w:val="20"/>
                  <w:lang w:eastAsia="zh-TW"/>
                </w:rPr>
                <w:t xml:space="preserve"> de l</w:t>
              </w:r>
            </w:ins>
            <w:ins w:id="646" w:author="Nazer Aminou" w:date="2014-07-02T11:19:00Z">
              <w:r w:rsidR="003D1821">
                <w:rPr>
                  <w:rFonts w:cs="Times New Roman"/>
                  <w:snapToGrid/>
                  <w:sz w:val="18"/>
                  <w:szCs w:val="20"/>
                  <w:lang w:eastAsia="zh-TW"/>
                </w:rPr>
                <w:t>’application Web</w:t>
              </w:r>
            </w:ins>
            <w:ins w:id="647" w:author="Nazer Aminou" w:date="2014-07-02T11:20:00Z">
              <w:r w:rsidR="003D1821">
                <w:rPr>
                  <w:rFonts w:cs="Times New Roman"/>
                  <w:snapToGrid/>
                  <w:sz w:val="18"/>
                  <w:szCs w:val="20"/>
                  <w:lang w:eastAsia="zh-TW"/>
                </w:rPr>
                <w:t xml:space="preserve">. </w:t>
              </w:r>
            </w:ins>
            <w:ins w:id="648" w:author="Nazer Aminou" w:date="2014-07-02T11:21:00Z">
              <w:r w:rsidR="003D1821">
                <w:rPr>
                  <w:rFonts w:cs="Times New Roman"/>
                  <w:snapToGrid/>
                  <w:sz w:val="18"/>
                  <w:szCs w:val="20"/>
                  <w:lang w:eastAsia="zh-TW"/>
                </w:rPr>
                <w:t xml:space="preserve">C’est </w:t>
              </w:r>
            </w:ins>
            <w:ins w:id="649" w:author="Nazer Aminou" w:date="2014-07-02T14:02:00Z">
              <w:r w:rsidR="00C70CCB">
                <w:rPr>
                  <w:rFonts w:cs="Times New Roman"/>
                  <w:snapToGrid/>
                  <w:sz w:val="18"/>
                  <w:szCs w:val="20"/>
                  <w:lang w:eastAsia="zh-TW"/>
                </w:rPr>
                <w:t>notamment</w:t>
              </w:r>
            </w:ins>
            <w:ins w:id="650" w:author="Nazer Aminou" w:date="2014-07-02T11:21:00Z">
              <w:r w:rsidR="003D1821">
                <w:rPr>
                  <w:rFonts w:cs="Times New Roman"/>
                  <w:snapToGrid/>
                  <w:sz w:val="18"/>
                  <w:szCs w:val="20"/>
                  <w:lang w:eastAsia="zh-TW"/>
                </w:rPr>
                <w:t xml:space="preserve"> dans ces fichiers de config que des </w:t>
              </w:r>
            </w:ins>
            <w:ins w:id="651" w:author="Nazer Aminou" w:date="2014-07-02T11:24:00Z">
              <w:r w:rsidR="004143DC">
                <w:rPr>
                  <w:rFonts w:cs="Times New Roman"/>
                  <w:snapToGrid/>
                  <w:sz w:val="18"/>
                  <w:szCs w:val="20"/>
                  <w:lang w:eastAsia="zh-TW"/>
                </w:rPr>
                <w:t>paramètres</w:t>
              </w:r>
            </w:ins>
            <w:ins w:id="652" w:author="Nazer Aminou" w:date="2014-07-02T11:21:00Z">
              <w:r w:rsidR="003D1821">
                <w:rPr>
                  <w:rFonts w:cs="Times New Roman"/>
                  <w:snapToGrid/>
                  <w:sz w:val="18"/>
                  <w:szCs w:val="20"/>
                  <w:lang w:eastAsia="zh-TW"/>
                </w:rPr>
                <w:t xml:space="preserve"> tel que </w:t>
              </w:r>
            </w:ins>
            <w:ins w:id="653" w:author="Nazer Aminou" w:date="2014-07-02T11:22:00Z">
              <w:r w:rsidR="003D1821">
                <w:rPr>
                  <w:rFonts w:cs="Times New Roman"/>
                  <w:snapToGrid/>
                  <w:sz w:val="18"/>
                  <w:szCs w:val="20"/>
                  <w:lang w:eastAsia="zh-TW"/>
                </w:rPr>
                <w:t xml:space="preserve">le routage des </w:t>
              </w:r>
              <w:proofErr w:type="spellStart"/>
              <w:r w:rsidR="003D1821">
                <w:rPr>
                  <w:rFonts w:cs="Times New Roman"/>
                  <w:snapToGrid/>
                  <w:sz w:val="18"/>
                  <w:szCs w:val="20"/>
                  <w:lang w:eastAsia="zh-TW"/>
                </w:rPr>
                <w:t>urls</w:t>
              </w:r>
              <w:proofErr w:type="spellEnd"/>
              <w:r w:rsidR="003D1821">
                <w:rPr>
                  <w:rFonts w:cs="Times New Roman"/>
                  <w:snapToGrid/>
                  <w:sz w:val="18"/>
                  <w:szCs w:val="20"/>
                  <w:lang w:eastAsia="zh-TW"/>
                </w:rPr>
                <w:t xml:space="preserve"> ou encore </w:t>
              </w:r>
              <w:r w:rsidR="004143DC">
                <w:rPr>
                  <w:rFonts w:cs="Times New Roman"/>
                  <w:snapToGrid/>
                  <w:sz w:val="18"/>
                  <w:szCs w:val="20"/>
                  <w:lang w:eastAsia="zh-TW"/>
                </w:rPr>
                <w:t xml:space="preserve">le type </w:t>
              </w:r>
            </w:ins>
            <w:ins w:id="654" w:author="Nazer Aminou" w:date="2014-07-02T11:23:00Z">
              <w:r w:rsidR="004143DC">
                <w:rPr>
                  <w:rFonts w:cs="Times New Roman"/>
                  <w:snapToGrid/>
                  <w:sz w:val="18"/>
                  <w:szCs w:val="20"/>
                  <w:lang w:eastAsia="zh-TW"/>
                </w:rPr>
                <w:t>d</w:t>
              </w:r>
              <w:r w:rsidR="004143DC" w:rsidRPr="004143DC">
                <w:rPr>
                  <w:rFonts w:cs="Times New Roman"/>
                  <w:snapToGrid/>
                  <w:sz w:val="18"/>
                  <w:szCs w:val="20"/>
                  <w:lang w:eastAsia="zh-TW"/>
                  <w:rPrChange w:id="655" w:author="Nazer Aminou" w:date="2014-07-02T11:23:00Z">
                    <w:rPr>
                      <w:rFonts w:cs="Times New Roman"/>
                      <w:snapToGrid/>
                      <w:sz w:val="18"/>
                      <w:szCs w:val="20"/>
                      <w:lang w:val="en-US" w:eastAsia="zh-TW"/>
                    </w:rPr>
                  </w:rPrChange>
                </w:rPr>
                <w:t>’</w:t>
              </w:r>
              <w:r w:rsidR="004143DC">
                <w:rPr>
                  <w:rFonts w:cs="Times New Roman"/>
                  <w:snapToGrid/>
                  <w:sz w:val="18"/>
                  <w:szCs w:val="20"/>
                  <w:lang w:eastAsia="zh-TW"/>
                </w:rPr>
                <w:t xml:space="preserve">authentification peuvent </w:t>
              </w:r>
            </w:ins>
            <w:ins w:id="656" w:author="Nazer Aminou" w:date="2014-07-02T11:24:00Z">
              <w:r w:rsidR="004143DC">
                <w:rPr>
                  <w:rFonts w:cs="Times New Roman"/>
                  <w:snapToGrid/>
                  <w:sz w:val="18"/>
                  <w:szCs w:val="20"/>
                  <w:lang w:eastAsia="zh-TW"/>
                </w:rPr>
                <w:t>être</w:t>
              </w:r>
            </w:ins>
            <w:ins w:id="657" w:author="Nazer Aminou" w:date="2014-07-02T11:23:00Z">
              <w:r w:rsidR="004143DC">
                <w:rPr>
                  <w:rFonts w:cs="Times New Roman"/>
                  <w:snapToGrid/>
                  <w:sz w:val="18"/>
                  <w:szCs w:val="20"/>
                  <w:lang w:eastAsia="zh-TW"/>
                </w:rPr>
                <w:t xml:space="preserve"> modifié</w:t>
              </w:r>
              <w:r w:rsidR="004143DC" w:rsidRPr="004143DC">
                <w:rPr>
                  <w:rFonts w:cs="Times New Roman"/>
                  <w:snapToGrid/>
                  <w:sz w:val="18"/>
                  <w:szCs w:val="20"/>
                  <w:lang w:eastAsia="zh-TW"/>
                  <w:rPrChange w:id="658" w:author="Nazer Aminou" w:date="2014-07-02T11:23:00Z">
                    <w:rPr>
                      <w:rFonts w:cs="Times New Roman"/>
                      <w:snapToGrid/>
                      <w:sz w:val="18"/>
                      <w:szCs w:val="20"/>
                      <w:lang w:val="en-US" w:eastAsia="zh-TW"/>
                    </w:rPr>
                  </w:rPrChange>
                </w:rPr>
                <w:t>.</w:t>
              </w:r>
            </w:ins>
            <w:del w:id="659" w:author="Nazer Aminou" w:date="2014-07-02T11:18:00Z">
              <w:r w:rsidRPr="00DE3D40" w:rsidDel="003D1821">
                <w:rPr>
                  <w:rFonts w:cs="Times New Roman"/>
                  <w:snapToGrid/>
                  <w:sz w:val="18"/>
                  <w:szCs w:val="20"/>
                  <w:lang w:eastAsia="zh-TW"/>
                </w:rPr>
                <w:delText xml:space="preserve"> fichier XAP du projet Silverlight précédemment évoqué ; ce fichier est référencé par la vue par défaut du site pour afficher le composant Silverlight. </w:delText>
              </w:r>
            </w:del>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4143DC" w:rsidP="00286F53">
            <w:pPr>
              <w:spacing w:before="60" w:after="60"/>
              <w:ind w:left="764" w:hanging="764"/>
              <w:rPr>
                <w:rFonts w:cs="Times New Roman"/>
                <w:b/>
                <w:i/>
                <w:snapToGrid/>
                <w:sz w:val="18"/>
                <w:lang w:eastAsia="zh-TW"/>
              </w:rPr>
            </w:pPr>
            <w:ins w:id="660" w:author="Nazer Aminou" w:date="2014-07-02T11:29:00Z">
              <w:r w:rsidRPr="00DE3D40">
                <w:rPr>
                  <w:rFonts w:cs="Times New Roman"/>
                  <w:b/>
                  <w:i/>
                  <w:snapToGrid/>
                  <w:sz w:val="18"/>
                  <w:lang w:eastAsia="zh-TW"/>
                </w:rPr>
                <w:t>Content</w:t>
              </w:r>
            </w:ins>
            <w:del w:id="661" w:author="Nazer Aminou" w:date="2014-07-02T11:29:00Z">
              <w:r w:rsidR="00EE60DA" w:rsidRPr="00DE3D40" w:rsidDel="004143DC">
                <w:rPr>
                  <w:rFonts w:cs="Times New Roman"/>
                  <w:b/>
                  <w:i/>
                  <w:snapToGrid/>
                  <w:sz w:val="18"/>
                  <w:lang w:eastAsia="zh-TW"/>
                </w:rPr>
                <w:delText>Code</w:delText>
              </w:r>
            </w:del>
          </w:p>
        </w:tc>
        <w:tc>
          <w:tcPr>
            <w:tcW w:w="7442" w:type="dxa"/>
          </w:tcPr>
          <w:p w:rsidR="00EE60DA" w:rsidRPr="00DE3D40" w:rsidRDefault="004143DC"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ins w:id="662" w:author="Nazer Aminou" w:date="2014-07-02T11:29:00Z">
              <w:r w:rsidRPr="00DE3D40">
                <w:rPr>
                  <w:sz w:val="18"/>
                  <w:szCs w:val="20"/>
                </w:rPr>
                <w:t>Ce dossier contient le</w:t>
              </w:r>
              <w:r>
                <w:rPr>
                  <w:sz w:val="18"/>
                  <w:szCs w:val="20"/>
                </w:rPr>
                <w:t>s</w:t>
              </w:r>
              <w:r w:rsidRPr="00DE3D40">
                <w:rPr>
                  <w:sz w:val="18"/>
                  <w:szCs w:val="20"/>
                </w:rPr>
                <w:t xml:space="preserve"> fichier</w:t>
              </w:r>
              <w:r>
                <w:rPr>
                  <w:sz w:val="18"/>
                  <w:szCs w:val="20"/>
                </w:rPr>
                <w:t>s</w:t>
              </w:r>
              <w:r w:rsidRPr="00DE3D40">
                <w:rPr>
                  <w:sz w:val="18"/>
                  <w:szCs w:val="20"/>
                </w:rPr>
                <w:t xml:space="preserve"> de style CSS</w:t>
              </w:r>
              <w:r>
                <w:rPr>
                  <w:sz w:val="18"/>
                  <w:szCs w:val="20"/>
                </w:rPr>
                <w:t xml:space="preserve"> et LESS, les images, les polices d’écriture ainsi que les fichiers de script JavaScript, du site</w:t>
              </w:r>
              <w:r w:rsidRPr="00DE3D40">
                <w:rPr>
                  <w:sz w:val="18"/>
                  <w:szCs w:val="20"/>
                </w:rPr>
                <w:t>.</w:t>
              </w:r>
            </w:ins>
            <w:del w:id="663" w:author="Nazer Aminou" w:date="2014-07-02T11:29:00Z">
              <w:r w:rsidR="00EE60DA" w:rsidRPr="00DE3D40" w:rsidDel="004143DC">
                <w:rPr>
                  <w:sz w:val="18"/>
                  <w:szCs w:val="20"/>
                </w:rPr>
                <w:delText xml:space="preserve">Ce dossier contient 2 classes qui permettent pour l’une de représenter un commentaire utilisateur et pour l’autre de définir les prérequis en terme de d’autorisations pour qu’un utilisateur puisse effectuer une action (c’est une classe qui hérite de la classe </w:delText>
              </w:r>
              <w:r w:rsidR="00EE60DA" w:rsidRPr="00DE3D40" w:rsidDel="004143DC">
                <w:rPr>
                  <w:i/>
                  <w:sz w:val="18"/>
                  <w:szCs w:val="20"/>
                </w:rPr>
                <w:delText xml:space="preserve">Attribute </w:delText>
              </w:r>
              <w:r w:rsidR="00EE60DA" w:rsidRPr="00DE3D40" w:rsidDel="004143DC">
                <w:rPr>
                  <w:sz w:val="18"/>
                  <w:szCs w:val="20"/>
                </w:rPr>
                <w:delText>du Framework .NET, elle est placée dans ce projet juste au-dessus de certains méthodes des contrôleurs).</w:delText>
              </w:r>
            </w:del>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del w:id="664" w:author="Nazer Aminou" w:date="2014-07-02T11:29:00Z">
              <w:r w:rsidRPr="00DE3D40" w:rsidDel="004143DC">
                <w:rPr>
                  <w:rFonts w:cs="Times New Roman"/>
                  <w:b/>
                  <w:i/>
                  <w:snapToGrid/>
                  <w:sz w:val="18"/>
                  <w:lang w:eastAsia="zh-TW"/>
                </w:rPr>
                <w:delText>Content</w:delText>
              </w:r>
            </w:del>
            <w:proofErr w:type="spellStart"/>
            <w:ins w:id="665" w:author="Nazer Aminou" w:date="2014-07-02T11:29:00Z">
              <w:r w:rsidR="004143DC" w:rsidRPr="00DE3D40">
                <w:rPr>
                  <w:rFonts w:cs="Times New Roman"/>
                  <w:b/>
                  <w:i/>
                  <w:snapToGrid/>
                  <w:sz w:val="18"/>
                  <w:lang w:eastAsia="zh-TW"/>
                </w:rPr>
                <w:t>Controllers</w:t>
              </w:r>
            </w:ins>
            <w:proofErr w:type="spellEnd"/>
          </w:p>
        </w:tc>
        <w:tc>
          <w:tcPr>
            <w:tcW w:w="7442" w:type="dxa"/>
          </w:tcPr>
          <w:p w:rsidR="00EE60DA" w:rsidRPr="00DE3D40" w:rsidRDefault="004143DC" w:rsidP="00B34009">
            <w:pPr>
              <w:spacing w:before="60" w:after="60"/>
              <w:cnfStyle w:val="000000100000" w:firstRow="0" w:lastRow="0" w:firstColumn="0" w:lastColumn="0" w:oddVBand="0" w:evenVBand="0" w:oddHBand="1" w:evenHBand="0" w:firstRowFirstColumn="0" w:firstRowLastColumn="0" w:lastRowFirstColumn="0" w:lastRowLastColumn="0"/>
              <w:rPr>
                <w:sz w:val="18"/>
                <w:szCs w:val="20"/>
              </w:rPr>
            </w:pPr>
            <w:ins w:id="666" w:author="Nazer Aminou" w:date="2014-07-02T11:29:00Z">
              <w:r w:rsidRPr="00DE3D40">
                <w:rPr>
                  <w:sz w:val="18"/>
                  <w:szCs w:val="20"/>
                </w:rPr>
                <w:t>Ce dossier contient les contrôleurs du site</w:t>
              </w:r>
            </w:ins>
            <w:ins w:id="667" w:author="Nazer Aminou" w:date="2014-07-02T11:30:00Z">
              <w:r>
                <w:rPr>
                  <w:sz w:val="18"/>
                  <w:szCs w:val="20"/>
                </w:rPr>
                <w:t>, l’un d’eux permet au utilisateur de tester l</w:t>
              </w:r>
            </w:ins>
            <w:ins w:id="668" w:author="Nazer Aminou" w:date="2014-07-02T11:31:00Z">
              <w:r>
                <w:rPr>
                  <w:sz w:val="18"/>
                  <w:szCs w:val="20"/>
                </w:rPr>
                <w:t>’application Web modè</w:t>
              </w:r>
              <w:r w:rsidRPr="00B34009">
                <w:rPr>
                  <w:sz w:val="18"/>
                  <w:szCs w:val="20"/>
                </w:rPr>
                <w:t xml:space="preserve">le de la solution </w:t>
              </w:r>
              <w:r w:rsidRPr="004143DC">
                <w:rPr>
                  <w:sz w:val="18"/>
                  <w:szCs w:val="20"/>
                  <w:rPrChange w:id="669" w:author="Nazer Aminou" w:date="2014-07-02T11:31:00Z">
                    <w:rPr>
                      <w:sz w:val="18"/>
                      <w:szCs w:val="20"/>
                      <w:lang w:val="en-US"/>
                    </w:rPr>
                  </w:rPrChange>
                </w:rPr>
                <w:t xml:space="preserve">ODAF </w:t>
              </w:r>
              <w:proofErr w:type="spellStart"/>
              <w:r w:rsidRPr="004143DC">
                <w:rPr>
                  <w:sz w:val="18"/>
                  <w:szCs w:val="20"/>
                  <w:rPrChange w:id="670" w:author="Nazer Aminou" w:date="2014-07-02T11:31:00Z">
                    <w:rPr>
                      <w:sz w:val="18"/>
                      <w:szCs w:val="20"/>
                      <w:lang w:val="en-US"/>
                    </w:rPr>
                  </w:rPrChange>
                </w:rPr>
                <w:t>Openturf</w:t>
              </w:r>
            </w:ins>
            <w:proofErr w:type="spellEnd"/>
            <w:ins w:id="671" w:author="Nazer Aminou" w:date="2014-07-02T11:32:00Z">
              <w:r>
                <w:rPr>
                  <w:sz w:val="18"/>
                  <w:szCs w:val="20"/>
                </w:rPr>
                <w:t xml:space="preserve">. Un </w:t>
              </w:r>
            </w:ins>
            <w:ins w:id="672" w:author="Nazer Aminou" w:date="2014-07-02T11:35:00Z">
              <w:r w:rsidR="00C42683">
                <w:rPr>
                  <w:sz w:val="18"/>
                  <w:szCs w:val="20"/>
                </w:rPr>
                <w:t>deuxième contrôleur</w:t>
              </w:r>
            </w:ins>
            <w:ins w:id="673" w:author="Nazer Aminou" w:date="2014-07-02T11:32:00Z">
              <w:r w:rsidR="00C42683">
                <w:rPr>
                  <w:sz w:val="18"/>
                  <w:szCs w:val="20"/>
                </w:rPr>
                <w:t xml:space="preserve"> permet aux administrateurs </w:t>
              </w:r>
            </w:ins>
            <w:ins w:id="674" w:author="Nazer Aminou" w:date="2014-07-02T11:33:00Z">
              <w:r w:rsidR="00C42683" w:rsidRPr="00C42683">
                <w:rPr>
                  <w:sz w:val="18"/>
                  <w:szCs w:val="20"/>
                  <w:rPrChange w:id="675" w:author="Nazer Aminou" w:date="2014-07-02T11:34:00Z">
                    <w:rPr>
                      <w:sz w:val="18"/>
                      <w:szCs w:val="20"/>
                      <w:lang w:val="en-US"/>
                    </w:rPr>
                  </w:rPrChange>
                </w:rPr>
                <w:t>d</w:t>
              </w:r>
            </w:ins>
            <w:ins w:id="676" w:author="Nazer Aminou" w:date="2014-07-02T11:34:00Z">
              <w:r w:rsidR="00C42683" w:rsidRPr="00C42683">
                <w:rPr>
                  <w:sz w:val="18"/>
                  <w:szCs w:val="20"/>
                  <w:rPrChange w:id="677" w:author="Nazer Aminou" w:date="2014-07-02T11:34:00Z">
                    <w:rPr>
                      <w:sz w:val="18"/>
                      <w:szCs w:val="20"/>
                      <w:lang w:val="en-US"/>
                    </w:rPr>
                  </w:rPrChange>
                </w:rPr>
                <w:t xml:space="preserve">’administrer les </w:t>
              </w:r>
              <w:r w:rsidR="00C42683">
                <w:rPr>
                  <w:sz w:val="18"/>
                  <w:szCs w:val="20"/>
                </w:rPr>
                <w:t xml:space="preserve">données de </w:t>
              </w:r>
            </w:ins>
            <w:ins w:id="678" w:author="Nazer Aminou" w:date="2014-07-02T11:35:00Z">
              <w:r w:rsidR="00C42683">
                <w:rPr>
                  <w:sz w:val="18"/>
                  <w:szCs w:val="20"/>
                </w:rPr>
                <w:t>l’application</w:t>
              </w:r>
            </w:ins>
            <w:ins w:id="679" w:author="Nazer Aminou" w:date="2014-07-02T11:34:00Z">
              <w:r w:rsidR="00C42683">
                <w:rPr>
                  <w:sz w:val="18"/>
                  <w:szCs w:val="20"/>
                </w:rPr>
                <w:t xml:space="preserve"> </w:t>
              </w:r>
            </w:ins>
            <w:ins w:id="680" w:author="Nazer Aminou" w:date="2014-07-02T11:35:00Z">
              <w:r w:rsidR="00C42683" w:rsidRPr="00C42683">
                <w:rPr>
                  <w:sz w:val="18"/>
                  <w:szCs w:val="20"/>
                  <w:rPrChange w:id="681" w:author="Nazer Aminou" w:date="2014-07-02T11:35:00Z">
                    <w:rPr>
                      <w:sz w:val="18"/>
                      <w:szCs w:val="20"/>
                      <w:lang w:val="en-US"/>
                    </w:rPr>
                  </w:rPrChange>
                </w:rPr>
                <w:t>Web.</w:t>
              </w:r>
            </w:ins>
            <w:del w:id="682" w:author="Nazer Aminou" w:date="2014-07-02T11:29:00Z">
              <w:r w:rsidR="00EE60DA" w:rsidRPr="00DE3D40" w:rsidDel="004143DC">
                <w:rPr>
                  <w:sz w:val="18"/>
                  <w:szCs w:val="20"/>
                </w:rPr>
                <w:delText>Ce dossier contient le fichier de style CSS</w:delText>
              </w:r>
            </w:del>
            <w:del w:id="683" w:author="Nazer Aminou" w:date="2014-07-02T11:26:00Z">
              <w:r w:rsidR="00EE60DA" w:rsidRPr="00DE3D40" w:rsidDel="004143DC">
                <w:rPr>
                  <w:sz w:val="18"/>
                  <w:szCs w:val="20"/>
                </w:rPr>
                <w:delText xml:space="preserve"> du site</w:delText>
              </w:r>
            </w:del>
            <w:del w:id="684" w:author="Nazer Aminou" w:date="2014-07-02T11:29:00Z">
              <w:r w:rsidR="00EE60DA" w:rsidRPr="00DE3D40" w:rsidDel="004143DC">
                <w:rPr>
                  <w:sz w:val="18"/>
                  <w:szCs w:val="20"/>
                </w:rPr>
                <w:delText>.</w:delText>
              </w:r>
            </w:del>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del w:id="685" w:author="Nazer Aminou" w:date="2014-07-02T11:36:00Z">
              <w:r w:rsidRPr="00DE3D40" w:rsidDel="00C42683">
                <w:rPr>
                  <w:rFonts w:cs="Times New Roman"/>
                  <w:b/>
                  <w:i/>
                  <w:snapToGrid/>
                  <w:sz w:val="18"/>
                  <w:lang w:eastAsia="zh-TW"/>
                </w:rPr>
                <w:delText>Controllers</w:delText>
              </w:r>
            </w:del>
            <w:proofErr w:type="spellStart"/>
            <w:ins w:id="686" w:author="Nazer Aminou" w:date="2014-07-02T11:36:00Z">
              <w:r w:rsidR="00C42683">
                <w:rPr>
                  <w:rFonts w:cs="Times New Roman"/>
                  <w:b/>
                  <w:i/>
                  <w:snapToGrid/>
                  <w:sz w:val="18"/>
                  <w:lang w:eastAsia="zh-TW"/>
                </w:rPr>
                <w:t>Helpers</w:t>
              </w:r>
            </w:ins>
            <w:proofErr w:type="spellEnd"/>
          </w:p>
        </w:tc>
        <w:tc>
          <w:tcPr>
            <w:tcW w:w="7442" w:type="dxa"/>
          </w:tcPr>
          <w:p w:rsidR="00EE60DA" w:rsidRPr="00DE3D40" w:rsidRDefault="00C42683" w:rsidP="00B34009">
            <w:pPr>
              <w:spacing w:before="60" w:after="60"/>
              <w:cnfStyle w:val="000000000000" w:firstRow="0" w:lastRow="0" w:firstColumn="0" w:lastColumn="0" w:oddVBand="0" w:evenVBand="0" w:oddHBand="0" w:evenHBand="0" w:firstRowFirstColumn="0" w:firstRowLastColumn="0" w:lastRowFirstColumn="0" w:lastRowLastColumn="0"/>
              <w:rPr>
                <w:sz w:val="18"/>
                <w:szCs w:val="20"/>
              </w:rPr>
            </w:pPr>
            <w:ins w:id="687" w:author="Nazer Aminou" w:date="2014-07-02T11:37:00Z">
              <w:r>
                <w:rPr>
                  <w:sz w:val="18"/>
                  <w:szCs w:val="20"/>
                </w:rPr>
                <w:t xml:space="preserve">Ce dossier contient une classe contenant des champs constants </w:t>
              </w:r>
            </w:ins>
            <w:ins w:id="688" w:author="Nazer Aminou" w:date="2014-07-02T11:39:00Z">
              <w:r>
                <w:rPr>
                  <w:sz w:val="18"/>
                  <w:szCs w:val="20"/>
                </w:rPr>
                <w:t>représentants</w:t>
              </w:r>
            </w:ins>
            <w:ins w:id="689" w:author="Nazer Aminou" w:date="2014-07-02T11:38:00Z">
              <w:r>
                <w:rPr>
                  <w:sz w:val="18"/>
                  <w:szCs w:val="20"/>
                </w:rPr>
                <w:t xml:space="preserve"> les noms</w:t>
              </w:r>
            </w:ins>
            <w:ins w:id="690" w:author="Nazer Aminou" w:date="2014-07-02T11:37:00Z">
              <w:r>
                <w:rPr>
                  <w:sz w:val="18"/>
                  <w:szCs w:val="20"/>
                </w:rPr>
                <w:t xml:space="preserve"> les </w:t>
              </w:r>
            </w:ins>
            <w:ins w:id="691" w:author="Nazer Aminou" w:date="2014-07-02T11:39:00Z">
              <w:r>
                <w:rPr>
                  <w:sz w:val="18"/>
                  <w:szCs w:val="20"/>
                </w:rPr>
                <w:t>différents</w:t>
              </w:r>
            </w:ins>
            <w:ins w:id="692" w:author="Nazer Aminou" w:date="2014-07-02T11:37:00Z">
              <w:r>
                <w:rPr>
                  <w:sz w:val="18"/>
                  <w:szCs w:val="20"/>
                </w:rPr>
                <w:t xml:space="preserve"> type </w:t>
              </w:r>
            </w:ins>
            <w:ins w:id="693" w:author="Nazer Aminou" w:date="2014-07-02T11:41:00Z">
              <w:r>
                <w:rPr>
                  <w:sz w:val="18"/>
                  <w:szCs w:val="20"/>
                </w:rPr>
                <w:t>d’authentifications qui peuvent être utilisé</w:t>
              </w:r>
              <w:r w:rsidRPr="00C42683">
                <w:rPr>
                  <w:sz w:val="18"/>
                  <w:szCs w:val="20"/>
                  <w:rPrChange w:id="694" w:author="Nazer Aminou" w:date="2014-07-02T11:41:00Z">
                    <w:rPr>
                      <w:sz w:val="18"/>
                      <w:szCs w:val="20"/>
                      <w:lang w:val="en-US"/>
                    </w:rPr>
                  </w:rPrChange>
                </w:rPr>
                <w:t>s</w:t>
              </w:r>
            </w:ins>
            <w:ins w:id="695" w:author="Nazer Aminou" w:date="2014-07-02T11:39:00Z">
              <w:r>
                <w:rPr>
                  <w:sz w:val="18"/>
                  <w:szCs w:val="20"/>
                </w:rPr>
                <w:t xml:space="preserve"> par l’application Web modè</w:t>
              </w:r>
              <w:r w:rsidRPr="00C42683">
                <w:rPr>
                  <w:sz w:val="18"/>
                  <w:szCs w:val="20"/>
                  <w:rPrChange w:id="696" w:author="Nazer Aminou" w:date="2014-07-02T11:39:00Z">
                    <w:rPr>
                      <w:sz w:val="18"/>
                      <w:szCs w:val="20"/>
                      <w:lang w:val="en-US"/>
                    </w:rPr>
                  </w:rPrChange>
                </w:rPr>
                <w:t>le</w:t>
              </w:r>
              <w:r>
                <w:rPr>
                  <w:sz w:val="18"/>
                  <w:szCs w:val="20"/>
                </w:rPr>
                <w:t>.</w:t>
              </w:r>
              <w:r w:rsidRPr="00DE3D40" w:rsidDel="004143DC">
                <w:rPr>
                  <w:sz w:val="18"/>
                  <w:szCs w:val="20"/>
                </w:rPr>
                <w:t xml:space="preserve"> </w:t>
              </w:r>
            </w:ins>
            <w:ins w:id="697" w:author="Nazer Aminou" w:date="2014-07-02T11:42:00Z">
              <w:r>
                <w:rPr>
                  <w:sz w:val="18"/>
                  <w:szCs w:val="20"/>
                </w:rPr>
                <w:t>Cette classe est</w:t>
              </w:r>
            </w:ins>
            <w:ins w:id="698" w:author="Nazer Aminou" w:date="2014-07-02T11:39:00Z">
              <w:r>
                <w:rPr>
                  <w:sz w:val="18"/>
                  <w:szCs w:val="20"/>
                </w:rPr>
                <w:t xml:space="preserve"> </w:t>
              </w:r>
            </w:ins>
            <w:ins w:id="699" w:author="Nazer Aminou" w:date="2014-07-02T11:41:00Z">
              <w:r>
                <w:rPr>
                  <w:sz w:val="18"/>
                  <w:szCs w:val="20"/>
                </w:rPr>
                <w:t>notamment</w:t>
              </w:r>
            </w:ins>
            <w:ins w:id="700" w:author="Nazer Aminou" w:date="2014-07-02T11:39:00Z">
              <w:r>
                <w:rPr>
                  <w:sz w:val="18"/>
                  <w:szCs w:val="20"/>
                </w:rPr>
                <w:t xml:space="preserve"> utilisé</w:t>
              </w:r>
            </w:ins>
            <w:ins w:id="701" w:author="Nazer Aminou" w:date="2014-07-02T11:42:00Z">
              <w:r>
                <w:rPr>
                  <w:sz w:val="18"/>
                  <w:szCs w:val="20"/>
                </w:rPr>
                <w:t>e</w:t>
              </w:r>
            </w:ins>
            <w:ins w:id="702" w:author="Nazer Aminou" w:date="2014-07-02T11:39:00Z">
              <w:r w:rsidRPr="00C42683">
                <w:rPr>
                  <w:sz w:val="18"/>
                  <w:szCs w:val="20"/>
                  <w:rPrChange w:id="703" w:author="Nazer Aminou" w:date="2014-07-02T11:40:00Z">
                    <w:rPr>
                      <w:sz w:val="18"/>
                      <w:szCs w:val="20"/>
                      <w:lang w:val="en-US"/>
                    </w:rPr>
                  </w:rPrChange>
                </w:rPr>
                <w:t xml:space="preserve"> dans les </w:t>
              </w:r>
            </w:ins>
            <w:ins w:id="704" w:author="Nazer Aminou" w:date="2014-07-02T11:41:00Z">
              <w:r w:rsidRPr="00B34009">
                <w:rPr>
                  <w:sz w:val="18"/>
                  <w:szCs w:val="20"/>
                </w:rPr>
                <w:t>contrôleurs</w:t>
              </w:r>
            </w:ins>
            <w:ins w:id="705" w:author="Nazer Aminou" w:date="2014-07-02T11:39:00Z">
              <w:r w:rsidRPr="00C42683">
                <w:rPr>
                  <w:sz w:val="18"/>
                  <w:szCs w:val="20"/>
                  <w:rPrChange w:id="706" w:author="Nazer Aminou" w:date="2014-07-02T11:40:00Z">
                    <w:rPr>
                      <w:sz w:val="18"/>
                      <w:szCs w:val="20"/>
                      <w:lang w:val="en-US"/>
                    </w:rPr>
                  </w:rPrChange>
                </w:rPr>
                <w:t xml:space="preserve"> pour </w:t>
              </w:r>
            </w:ins>
            <w:ins w:id="707" w:author="Nazer Aminou" w:date="2014-07-02T11:41:00Z">
              <w:r w:rsidRPr="00B34009">
                <w:rPr>
                  <w:sz w:val="18"/>
                  <w:szCs w:val="20"/>
                </w:rPr>
                <w:t>détecter</w:t>
              </w:r>
            </w:ins>
            <w:ins w:id="708" w:author="Nazer Aminou" w:date="2014-07-02T11:39:00Z">
              <w:r w:rsidRPr="00C42683">
                <w:rPr>
                  <w:sz w:val="18"/>
                  <w:szCs w:val="20"/>
                  <w:rPrChange w:id="709" w:author="Nazer Aminou" w:date="2014-07-02T11:40:00Z">
                    <w:rPr>
                      <w:sz w:val="18"/>
                      <w:szCs w:val="20"/>
                      <w:lang w:val="en-US"/>
                    </w:rPr>
                  </w:rPrChange>
                </w:rPr>
                <w:t xml:space="preserve"> le type </w:t>
              </w:r>
              <w:r w:rsidRPr="00C42683">
                <w:rPr>
                  <w:sz w:val="18"/>
                  <w:szCs w:val="20"/>
                  <w:rPrChange w:id="710" w:author="Nazer Aminou" w:date="2014-07-02T11:40:00Z">
                    <w:rPr>
                      <w:sz w:val="18"/>
                      <w:szCs w:val="20"/>
                      <w:lang w:val="en-US"/>
                    </w:rPr>
                  </w:rPrChange>
                </w:rPr>
                <w:lastRenderedPageBreak/>
                <w:t>d’</w:t>
              </w:r>
              <w:r w:rsidRPr="00B34009">
                <w:rPr>
                  <w:sz w:val="18"/>
                  <w:szCs w:val="20"/>
                </w:rPr>
                <w:t>authentification en cours.</w:t>
              </w:r>
            </w:ins>
            <w:ins w:id="711" w:author="Nazer Aminou" w:date="2014-07-02T11:42:00Z">
              <w:r>
                <w:rPr>
                  <w:sz w:val="18"/>
                  <w:szCs w:val="20"/>
                </w:rPr>
                <w:t xml:space="preserve"> Elle est aussi utilisé</w:t>
              </w:r>
              <w:r w:rsidRPr="00C42683">
                <w:rPr>
                  <w:sz w:val="18"/>
                  <w:szCs w:val="20"/>
                  <w:rPrChange w:id="712" w:author="Nazer Aminou" w:date="2014-07-02T11:42:00Z">
                    <w:rPr>
                      <w:sz w:val="18"/>
                      <w:szCs w:val="20"/>
                      <w:lang w:val="en-US"/>
                    </w:rPr>
                  </w:rPrChange>
                </w:rPr>
                <w:t>e</w:t>
              </w:r>
            </w:ins>
            <w:ins w:id="713" w:author="Nazer Aminou" w:date="2014-07-02T11:39:00Z">
              <w:r w:rsidRPr="00C42683">
                <w:rPr>
                  <w:sz w:val="18"/>
                  <w:szCs w:val="20"/>
                  <w:rPrChange w:id="714" w:author="Nazer Aminou" w:date="2014-07-02T11:40:00Z">
                    <w:rPr>
                      <w:sz w:val="18"/>
                      <w:szCs w:val="20"/>
                      <w:lang w:val="en-US"/>
                    </w:rPr>
                  </w:rPrChange>
                </w:rPr>
                <w:t xml:space="preserve"> dans le fichier </w:t>
              </w:r>
            </w:ins>
            <w:proofErr w:type="spellStart"/>
            <w:ins w:id="715" w:author="Nazer Aminou" w:date="2014-07-02T11:40:00Z">
              <w:r>
                <w:rPr>
                  <w:sz w:val="18"/>
                  <w:szCs w:val="20"/>
                </w:rPr>
                <w:t>Startup.Auth.cs</w:t>
              </w:r>
              <w:proofErr w:type="spellEnd"/>
              <w:r>
                <w:rPr>
                  <w:sz w:val="18"/>
                  <w:szCs w:val="20"/>
                </w:rPr>
                <w:t xml:space="preserve"> du </w:t>
              </w:r>
            </w:ins>
            <w:ins w:id="716" w:author="Nazer Aminou" w:date="2014-07-02T11:42:00Z">
              <w:r>
                <w:rPr>
                  <w:sz w:val="18"/>
                  <w:szCs w:val="20"/>
                </w:rPr>
                <w:t>répertoire</w:t>
              </w:r>
            </w:ins>
            <w:ins w:id="717" w:author="Nazer Aminou" w:date="2014-07-02T11:40:00Z">
              <w:r>
                <w:rPr>
                  <w:sz w:val="18"/>
                  <w:szCs w:val="20"/>
                </w:rPr>
                <w:t xml:space="preserve"> </w:t>
              </w:r>
              <w:proofErr w:type="spellStart"/>
              <w:r>
                <w:rPr>
                  <w:sz w:val="18"/>
                  <w:szCs w:val="20"/>
                </w:rPr>
                <w:t>App_Start</w:t>
              </w:r>
              <w:proofErr w:type="spellEnd"/>
              <w:r>
                <w:rPr>
                  <w:sz w:val="18"/>
                  <w:szCs w:val="20"/>
                </w:rPr>
                <w:t xml:space="preserve">, lors du </w:t>
              </w:r>
            </w:ins>
            <w:ins w:id="718" w:author="Nazer Aminou" w:date="2014-07-02T11:42:00Z">
              <w:r>
                <w:rPr>
                  <w:sz w:val="18"/>
                  <w:szCs w:val="20"/>
                </w:rPr>
                <w:t>paramétrage</w:t>
              </w:r>
            </w:ins>
            <w:ins w:id="719" w:author="Nazer Aminou" w:date="2014-07-02T11:40:00Z">
              <w:r>
                <w:rPr>
                  <w:sz w:val="18"/>
                  <w:szCs w:val="20"/>
                </w:rPr>
                <w:t xml:space="preserve"> des type</w:t>
              </w:r>
            </w:ins>
            <w:ins w:id="720" w:author="Nazer Aminou" w:date="2014-07-02T11:41:00Z">
              <w:r>
                <w:rPr>
                  <w:sz w:val="18"/>
                  <w:szCs w:val="20"/>
                </w:rPr>
                <w:t>s</w:t>
              </w:r>
            </w:ins>
            <w:ins w:id="721" w:author="Nazer Aminou" w:date="2014-07-02T11:40:00Z">
              <w:r>
                <w:rPr>
                  <w:sz w:val="18"/>
                  <w:szCs w:val="20"/>
                </w:rPr>
                <w:t xml:space="preserve"> d’authentification </w:t>
              </w:r>
            </w:ins>
            <w:ins w:id="722" w:author="Nazer Aminou" w:date="2014-07-02T11:41:00Z">
              <w:r>
                <w:rPr>
                  <w:sz w:val="18"/>
                  <w:szCs w:val="20"/>
                </w:rPr>
                <w:t>à</w:t>
              </w:r>
              <w:r w:rsidRPr="00C42683">
                <w:rPr>
                  <w:sz w:val="18"/>
                  <w:szCs w:val="20"/>
                  <w:rPrChange w:id="723" w:author="Nazer Aminou" w:date="2014-07-02T11:41:00Z">
                    <w:rPr>
                      <w:sz w:val="18"/>
                      <w:szCs w:val="20"/>
                      <w:lang w:val="en-US"/>
                    </w:rPr>
                  </w:rPrChange>
                </w:rPr>
                <w:t xml:space="preserve"> utiliser.</w:t>
              </w:r>
            </w:ins>
            <w:del w:id="724" w:author="Nazer Aminou" w:date="2014-07-02T11:29:00Z">
              <w:r w:rsidR="00EE60DA" w:rsidRPr="00DE3D40" w:rsidDel="004143DC">
                <w:rPr>
                  <w:sz w:val="18"/>
                  <w:szCs w:val="20"/>
                </w:rPr>
                <w:delText>Ce dossier contient tous les contrôleurs du site, ce sont eux qui sont interrogés par les applications clientes et qui retournent les données demandés au format JSON. Ils jouent le rôle de services RESTful.</w:delText>
              </w:r>
            </w:del>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del w:id="725" w:author="Nazer Aminou" w:date="2014-07-02T11:43:00Z">
              <w:r w:rsidRPr="00DE3D40" w:rsidDel="00CC783C">
                <w:rPr>
                  <w:rFonts w:cs="Times New Roman"/>
                  <w:b/>
                  <w:i/>
                  <w:snapToGrid/>
                  <w:sz w:val="18"/>
                  <w:lang w:eastAsia="zh-TW"/>
                </w:rPr>
                <w:lastRenderedPageBreak/>
                <w:delText>feeds</w:delText>
              </w:r>
            </w:del>
            <w:proofErr w:type="spellStart"/>
            <w:ins w:id="726" w:author="Nazer Aminou" w:date="2014-07-02T11:43:00Z">
              <w:r w:rsidR="00CC783C">
                <w:rPr>
                  <w:rFonts w:cs="Times New Roman"/>
                  <w:b/>
                  <w:i/>
                  <w:snapToGrid/>
                  <w:sz w:val="18"/>
                  <w:lang w:eastAsia="zh-TW"/>
                </w:rPr>
                <w:t>Resources</w:t>
              </w:r>
            </w:ins>
            <w:proofErr w:type="spellEnd"/>
          </w:p>
        </w:tc>
        <w:tc>
          <w:tcPr>
            <w:tcW w:w="7442" w:type="dxa"/>
          </w:tcPr>
          <w:p w:rsidR="00EE60DA" w:rsidRPr="0005403E" w:rsidRDefault="00EE60DA" w:rsidP="0005403E">
            <w:pPr>
              <w:spacing w:before="60" w:after="60"/>
              <w:cnfStyle w:val="000000100000" w:firstRow="0" w:lastRow="0" w:firstColumn="0" w:lastColumn="0" w:oddVBand="0" w:evenVBand="0" w:oddHBand="1" w:evenHBand="0" w:firstRowFirstColumn="0" w:firstRowLastColumn="0" w:lastRowFirstColumn="0" w:lastRowLastColumn="0"/>
              <w:rPr>
                <w:sz w:val="18"/>
                <w:szCs w:val="20"/>
              </w:rPr>
            </w:pPr>
            <w:del w:id="727" w:author="Nazer Aminou" w:date="2014-07-02T11:45:00Z">
              <w:r w:rsidRPr="00DE3D40" w:rsidDel="00CC783C">
                <w:rPr>
                  <w:sz w:val="18"/>
                  <w:szCs w:val="20"/>
                </w:rPr>
                <w:delText>Ce dossier contient 2 flux KML de tests permettant de tester son service sans forcément avoir de flux KML à l’origine.</w:delText>
              </w:r>
            </w:del>
            <w:ins w:id="728" w:author="Nazer Aminou" w:date="2014-07-02T11:45:00Z">
              <w:r w:rsidR="00CC783C">
                <w:rPr>
                  <w:sz w:val="18"/>
                  <w:szCs w:val="20"/>
                </w:rPr>
                <w:t xml:space="preserve">Ce dossier contient les fichiers </w:t>
              </w:r>
            </w:ins>
            <w:ins w:id="729" w:author="Nazer Aminou" w:date="2014-07-02T11:49:00Z">
              <w:r w:rsidR="00CC783C">
                <w:rPr>
                  <w:sz w:val="18"/>
                  <w:szCs w:val="20"/>
                </w:rPr>
                <w:t>ressources</w:t>
              </w:r>
            </w:ins>
            <w:ins w:id="730" w:author="Nazer Aminou" w:date="2014-07-02T11:45:00Z">
              <w:r w:rsidR="00CC783C">
                <w:rPr>
                  <w:sz w:val="18"/>
                  <w:szCs w:val="20"/>
                </w:rPr>
                <w:t xml:space="preserve"> .</w:t>
              </w:r>
              <w:proofErr w:type="spellStart"/>
              <w:r w:rsidR="00CC783C">
                <w:rPr>
                  <w:sz w:val="18"/>
                  <w:szCs w:val="20"/>
                </w:rPr>
                <w:t>resx</w:t>
              </w:r>
              <w:proofErr w:type="spellEnd"/>
              <w:r w:rsidR="00CC783C">
                <w:rPr>
                  <w:sz w:val="18"/>
                  <w:szCs w:val="20"/>
                </w:rPr>
                <w:t xml:space="preserve"> de l</w:t>
              </w:r>
            </w:ins>
            <w:ins w:id="731" w:author="Nazer Aminou" w:date="2014-07-02T11:46:00Z">
              <w:r w:rsidR="00CC783C">
                <w:rPr>
                  <w:sz w:val="18"/>
                  <w:szCs w:val="20"/>
                </w:rPr>
                <w:t>’application Web modè</w:t>
              </w:r>
              <w:r w:rsidR="00CC783C" w:rsidRPr="00CC783C">
                <w:rPr>
                  <w:sz w:val="18"/>
                  <w:szCs w:val="20"/>
                  <w:rPrChange w:id="732" w:author="Nazer Aminou" w:date="2014-07-02T11:46:00Z">
                    <w:rPr>
                      <w:sz w:val="18"/>
                      <w:szCs w:val="20"/>
                      <w:lang w:val="en-US"/>
                    </w:rPr>
                  </w:rPrChange>
                </w:rPr>
                <w:t xml:space="preserve">le. </w:t>
              </w:r>
              <w:r w:rsidR="00CC783C">
                <w:rPr>
                  <w:sz w:val="18"/>
                  <w:szCs w:val="20"/>
                </w:rPr>
                <w:t>Ces fichiers permettent de localiser l’application Web modè</w:t>
              </w:r>
              <w:r w:rsidR="00CC783C" w:rsidRPr="00CC783C">
                <w:rPr>
                  <w:sz w:val="18"/>
                  <w:szCs w:val="20"/>
                  <w:rPrChange w:id="733" w:author="Nazer Aminou" w:date="2014-07-02T11:47:00Z">
                    <w:rPr>
                      <w:sz w:val="18"/>
                      <w:szCs w:val="20"/>
                      <w:lang w:val="en-US"/>
                    </w:rPr>
                  </w:rPrChange>
                </w:rPr>
                <w:t>le</w:t>
              </w:r>
            </w:ins>
            <w:ins w:id="734" w:author="Nazer Aminou" w:date="2014-07-02T11:47:00Z">
              <w:r w:rsidR="00CC783C" w:rsidRPr="00CC783C">
                <w:rPr>
                  <w:sz w:val="18"/>
                  <w:szCs w:val="20"/>
                  <w:rPrChange w:id="735" w:author="Nazer Aminou" w:date="2014-07-02T11:47:00Z">
                    <w:rPr>
                      <w:sz w:val="18"/>
                      <w:szCs w:val="20"/>
                      <w:lang w:val="en-US"/>
                    </w:rPr>
                  </w:rPrChange>
                </w:rPr>
                <w:t xml:space="preserve"> pour proposer aux utilisateurs et </w:t>
              </w:r>
            </w:ins>
            <w:ins w:id="736" w:author="Nazer Aminou" w:date="2014-07-02T11:48:00Z">
              <w:r w:rsidR="00CC783C" w:rsidRPr="00B34009">
                <w:rPr>
                  <w:sz w:val="18"/>
                  <w:szCs w:val="20"/>
                </w:rPr>
                <w:t>aux administrateurs</w:t>
              </w:r>
            </w:ins>
            <w:ins w:id="737" w:author="Nazer Aminou" w:date="2014-07-02T11:47:00Z">
              <w:r w:rsidR="00CC783C" w:rsidRPr="00CC783C">
                <w:rPr>
                  <w:sz w:val="18"/>
                  <w:szCs w:val="20"/>
                  <w:rPrChange w:id="738" w:author="Nazer Aminou" w:date="2014-07-02T11:47:00Z">
                    <w:rPr>
                      <w:sz w:val="18"/>
                      <w:szCs w:val="20"/>
                      <w:lang w:val="en-US"/>
                    </w:rPr>
                  </w:rPrChange>
                </w:rPr>
                <w:t xml:space="preserve"> une interface disponible en plusieurs langues. </w:t>
              </w:r>
              <w:r w:rsidR="00CC783C">
                <w:rPr>
                  <w:sz w:val="18"/>
                  <w:szCs w:val="20"/>
                </w:rPr>
                <w:t>Les langues actuellement support</w:t>
              </w:r>
            </w:ins>
            <w:ins w:id="739" w:author="Nazer Aminou" w:date="2014-07-02T11:48:00Z">
              <w:r w:rsidR="00CC783C">
                <w:rPr>
                  <w:sz w:val="18"/>
                  <w:szCs w:val="20"/>
                </w:rPr>
                <w:t>é</w:t>
              </w:r>
              <w:r w:rsidR="00CC783C" w:rsidRPr="00CC783C">
                <w:rPr>
                  <w:sz w:val="18"/>
                  <w:szCs w:val="20"/>
                  <w:rPrChange w:id="740" w:author="Nazer Aminou" w:date="2014-07-02T11:48:00Z">
                    <w:rPr>
                      <w:sz w:val="18"/>
                      <w:szCs w:val="20"/>
                      <w:lang w:val="en-US"/>
                    </w:rPr>
                  </w:rPrChange>
                </w:rPr>
                <w:t>es sont l’anglais comme langues par d</w:t>
              </w:r>
              <w:r w:rsidR="00CC783C">
                <w:rPr>
                  <w:sz w:val="18"/>
                  <w:szCs w:val="20"/>
                </w:rPr>
                <w:t>é</w:t>
              </w:r>
              <w:r w:rsidR="00CC783C" w:rsidRPr="00CC783C">
                <w:rPr>
                  <w:sz w:val="18"/>
                  <w:szCs w:val="20"/>
                  <w:rPrChange w:id="741" w:author="Nazer Aminou" w:date="2014-07-02T11:48:00Z">
                    <w:rPr>
                      <w:sz w:val="18"/>
                      <w:szCs w:val="20"/>
                      <w:lang w:val="en-US"/>
                    </w:rPr>
                  </w:rPrChange>
                </w:rPr>
                <w:t xml:space="preserve">faut et le </w:t>
              </w:r>
              <w:r w:rsidR="00CC783C" w:rsidRPr="00B34009">
                <w:rPr>
                  <w:sz w:val="18"/>
                  <w:szCs w:val="20"/>
                </w:rPr>
                <w:t>français</w:t>
              </w:r>
              <w:r w:rsidR="00CC783C" w:rsidRPr="00CC783C">
                <w:rPr>
                  <w:sz w:val="18"/>
                  <w:szCs w:val="20"/>
                  <w:rPrChange w:id="742" w:author="Nazer Aminou" w:date="2014-07-02T11:48:00Z">
                    <w:rPr>
                      <w:sz w:val="18"/>
                      <w:szCs w:val="20"/>
                      <w:lang w:val="en-US"/>
                    </w:rPr>
                  </w:rPrChange>
                </w:rPr>
                <w:t xml:space="preserve"> comme langue </w:t>
              </w:r>
              <w:r w:rsidR="00CC783C">
                <w:rPr>
                  <w:sz w:val="18"/>
                  <w:szCs w:val="20"/>
                </w:rPr>
                <w:t>additionnelle</w:t>
              </w:r>
            </w:ins>
            <w:ins w:id="743" w:author="Nazer Aminou" w:date="2014-07-02T14:04:00Z">
              <w:r w:rsidR="0005403E">
                <w:rPr>
                  <w:sz w:val="18"/>
                  <w:szCs w:val="20"/>
                </w:rPr>
                <w:t xml:space="preserve">. </w:t>
              </w:r>
              <w:r w:rsidR="0005403E" w:rsidRPr="0005403E">
                <w:rPr>
                  <w:i/>
                  <w:sz w:val="18"/>
                  <w:szCs w:val="20"/>
                  <w:rPrChange w:id="744" w:author="Nazer Aminou" w:date="2014-07-02T14:05:00Z">
                    <w:rPr>
                      <w:sz w:val="18"/>
                      <w:szCs w:val="20"/>
                    </w:rPr>
                  </w:rPrChange>
                </w:rPr>
                <w:t xml:space="preserve">Le fichier à utiliser est </w:t>
              </w:r>
            </w:ins>
            <w:ins w:id="745" w:author="Nazer Aminou" w:date="2014-07-02T14:05:00Z">
              <w:r w:rsidR="0005403E" w:rsidRPr="0005403E">
                <w:rPr>
                  <w:i/>
                  <w:sz w:val="18"/>
                  <w:szCs w:val="20"/>
                  <w:rPrChange w:id="746" w:author="Nazer Aminou" w:date="2014-07-02T14:05:00Z">
                    <w:rPr>
                      <w:sz w:val="18"/>
                      <w:szCs w:val="20"/>
                    </w:rPr>
                  </w:rPrChange>
                </w:rPr>
                <w:t>sélectionné</w:t>
              </w:r>
            </w:ins>
            <w:ins w:id="747" w:author="Nazer Aminou" w:date="2014-07-02T14:04:00Z">
              <w:r w:rsidR="0005403E" w:rsidRPr="0005403E">
                <w:rPr>
                  <w:i/>
                  <w:sz w:val="18"/>
                  <w:szCs w:val="20"/>
                  <w:rPrChange w:id="748" w:author="Nazer Aminou" w:date="2014-07-02T14:05:00Z">
                    <w:rPr>
                      <w:sz w:val="18"/>
                      <w:szCs w:val="20"/>
                    </w:rPr>
                  </w:rPrChange>
                </w:rPr>
                <w:t xml:space="preserve"> </w:t>
              </w:r>
              <w:r w:rsidR="0005403E" w:rsidRPr="0005403E">
                <w:rPr>
                  <w:rFonts w:cs="Times New Roman"/>
                  <w:i/>
                  <w:snapToGrid/>
                  <w:sz w:val="18"/>
                  <w:szCs w:val="20"/>
                  <w:lang w:eastAsia="zh-TW"/>
                </w:rPr>
                <w:t>en fonction de la langue définie dans le navigateur.</w:t>
              </w:r>
            </w:ins>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D66251" w:rsidP="00286F53">
            <w:pPr>
              <w:spacing w:before="60" w:after="60"/>
              <w:ind w:left="764" w:hanging="764"/>
              <w:rPr>
                <w:rFonts w:cs="Times New Roman"/>
                <w:b/>
                <w:i/>
                <w:snapToGrid/>
                <w:sz w:val="18"/>
                <w:lang w:eastAsia="zh-TW"/>
              </w:rPr>
            </w:pPr>
            <w:ins w:id="749" w:author="Nazer Aminou" w:date="2014-07-02T13:28:00Z">
              <w:r w:rsidRPr="00DE3D40">
                <w:rPr>
                  <w:rFonts w:cs="Times New Roman"/>
                  <w:b/>
                  <w:i/>
                  <w:snapToGrid/>
                  <w:sz w:val="18"/>
                  <w:lang w:eastAsia="zh-TW"/>
                </w:rPr>
                <w:t>Scripts</w:t>
              </w:r>
              <w:r w:rsidRPr="00DE3D40" w:rsidDel="00CC783C">
                <w:rPr>
                  <w:rFonts w:cs="Times New Roman"/>
                  <w:b/>
                  <w:i/>
                  <w:snapToGrid/>
                  <w:sz w:val="18"/>
                  <w:lang w:eastAsia="zh-TW"/>
                </w:rPr>
                <w:t xml:space="preserve"> </w:t>
              </w:r>
            </w:ins>
            <w:del w:id="750" w:author="Nazer Aminou" w:date="2014-07-02T11:49:00Z">
              <w:r w:rsidR="00EE60DA" w:rsidRPr="00DE3D40" w:rsidDel="00CC783C">
                <w:rPr>
                  <w:rFonts w:cs="Times New Roman"/>
                  <w:b/>
                  <w:i/>
                  <w:snapToGrid/>
                  <w:sz w:val="18"/>
                  <w:lang w:eastAsia="zh-TW"/>
                </w:rPr>
                <w:delText>images</w:delText>
              </w:r>
            </w:del>
          </w:p>
        </w:tc>
        <w:tc>
          <w:tcPr>
            <w:tcW w:w="7442" w:type="dxa"/>
          </w:tcPr>
          <w:p w:rsidR="00EE60DA" w:rsidRPr="00DE3D40" w:rsidRDefault="00D66251" w:rsidP="00B34009">
            <w:pPr>
              <w:spacing w:before="60" w:after="60"/>
              <w:cnfStyle w:val="000000000000" w:firstRow="0" w:lastRow="0" w:firstColumn="0" w:lastColumn="0" w:oddVBand="0" w:evenVBand="0" w:oddHBand="0" w:evenHBand="0" w:firstRowFirstColumn="0" w:firstRowLastColumn="0" w:lastRowFirstColumn="0" w:lastRowLastColumn="0"/>
              <w:rPr>
                <w:sz w:val="18"/>
                <w:szCs w:val="20"/>
              </w:rPr>
            </w:pPr>
            <w:ins w:id="751" w:author="Nazer Aminou" w:date="2014-07-02T13:28:00Z">
              <w:r w:rsidRPr="00DE3D40">
                <w:rPr>
                  <w:sz w:val="18"/>
                  <w:szCs w:val="20"/>
                </w:rPr>
                <w:t>Ce dossier contient les scripts JavaScript utilisés par le site Web (JQuery et Ajax essentiellement).</w:t>
              </w:r>
            </w:ins>
            <w:del w:id="752" w:author="Nazer Aminou" w:date="2014-07-02T11:49:00Z">
              <w:r w:rsidR="00EE60DA" w:rsidRPr="00DE3D40" w:rsidDel="00CC783C">
                <w:rPr>
                  <w:sz w:val="18"/>
                  <w:szCs w:val="20"/>
                </w:rPr>
                <w:delText>Ce dossier contient toutes les images du projet, notamment les images qui vont servir à représenter des points de données sur la carte Bing Cartes. Il faut donc prévoir une image par flux de données KML pour pouvoir les différencier.</w:delText>
              </w:r>
            </w:del>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D66251" w:rsidP="00286F53">
            <w:pPr>
              <w:spacing w:before="60" w:after="60"/>
              <w:ind w:left="764" w:hanging="764"/>
              <w:rPr>
                <w:rFonts w:cs="Times New Roman"/>
                <w:b/>
                <w:i/>
                <w:snapToGrid/>
                <w:sz w:val="18"/>
                <w:lang w:eastAsia="zh-TW"/>
              </w:rPr>
            </w:pPr>
            <w:proofErr w:type="spellStart"/>
            <w:ins w:id="753" w:author="Nazer Aminou" w:date="2014-07-02T13:28:00Z">
              <w:r w:rsidRPr="00DE3D40">
                <w:rPr>
                  <w:rFonts w:cs="Times New Roman"/>
                  <w:b/>
                  <w:i/>
                  <w:snapToGrid/>
                  <w:sz w:val="18"/>
                  <w:lang w:eastAsia="zh-TW"/>
                </w:rPr>
                <w:t>Views</w:t>
              </w:r>
            </w:ins>
            <w:proofErr w:type="spellEnd"/>
            <w:del w:id="754" w:author="Nazer Aminou" w:date="2014-07-02T13:28:00Z">
              <w:r w:rsidR="00EE60DA" w:rsidRPr="00DE3D40" w:rsidDel="00D66251">
                <w:rPr>
                  <w:rFonts w:cs="Times New Roman"/>
                  <w:b/>
                  <w:i/>
                  <w:snapToGrid/>
                  <w:sz w:val="18"/>
                  <w:lang w:eastAsia="zh-TW"/>
                </w:rPr>
                <w:delText>Models</w:delText>
              </w:r>
            </w:del>
          </w:p>
        </w:tc>
        <w:tc>
          <w:tcPr>
            <w:tcW w:w="7442" w:type="dxa"/>
          </w:tcPr>
          <w:p w:rsidR="00EE60DA" w:rsidRPr="00DE3D40" w:rsidRDefault="00D66251"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ins w:id="755" w:author="Nazer Aminou" w:date="2014-07-02T13:28:00Z">
              <w:r w:rsidRPr="00DE3D40">
                <w:rPr>
                  <w:sz w:val="18"/>
                  <w:szCs w:val="20"/>
                </w:rPr>
                <w:t xml:space="preserve">Ce dossier contient toutes les vues du site Web, notamment la vue </w:t>
              </w:r>
              <w:r w:rsidRPr="00DE3D40">
                <w:rPr>
                  <w:i/>
                  <w:sz w:val="18"/>
                  <w:szCs w:val="20"/>
                </w:rPr>
                <w:t>/Home/Index</w:t>
              </w:r>
              <w:r w:rsidRPr="00DE3D40">
                <w:rPr>
                  <w:sz w:val="18"/>
                  <w:szCs w:val="20"/>
                </w:rPr>
                <w:t xml:space="preserve"> qui est la vue par défaut permettant </w:t>
              </w:r>
              <w:r>
                <w:rPr>
                  <w:sz w:val="18"/>
                  <w:szCs w:val="20"/>
                </w:rPr>
                <w:t>aux utilisateurs de tester l’application Web modè</w:t>
              </w:r>
              <w:r w:rsidRPr="004B0568">
                <w:rPr>
                  <w:sz w:val="18"/>
                  <w:szCs w:val="20"/>
                </w:rPr>
                <w:t>le</w:t>
              </w:r>
              <w:r w:rsidRPr="00DE3D40">
                <w:rPr>
                  <w:sz w:val="18"/>
                  <w:szCs w:val="20"/>
                </w:rPr>
                <w:t>.</w:t>
              </w:r>
              <w:r>
                <w:rPr>
                  <w:sz w:val="18"/>
                  <w:szCs w:val="20"/>
                </w:rPr>
                <w:t xml:space="preserve"> La vue /Admin/Index est la  vue permettant aux administrateurs d’administrer les donné</w:t>
              </w:r>
              <w:r w:rsidRPr="004B0568">
                <w:rPr>
                  <w:sz w:val="18"/>
                  <w:szCs w:val="20"/>
                </w:rPr>
                <w:t>es.</w:t>
              </w:r>
            </w:ins>
            <w:del w:id="756" w:author="Nazer Aminou" w:date="2014-07-02T13:28:00Z">
              <w:r w:rsidR="00EE60DA" w:rsidRPr="00DE3D40" w:rsidDel="00D66251">
                <w:rPr>
                  <w:sz w:val="18"/>
                  <w:szCs w:val="20"/>
                </w:rPr>
                <w:delText xml:space="preserve">Ce dossier sert à contenir les modèles de données utilisés par le site Web (architecture MVC). Comme dans le cas présent, la couche d’accès aux données est externalisée dans le projet </w:delText>
              </w:r>
              <w:r w:rsidR="00EE60DA" w:rsidRPr="00DE3D40" w:rsidDel="00D66251">
                <w:rPr>
                  <w:i/>
                  <w:sz w:val="18"/>
                  <w:szCs w:val="20"/>
                </w:rPr>
                <w:delText xml:space="preserve">ODAF.Data </w:delText>
              </w:r>
              <w:r w:rsidR="00EE60DA" w:rsidRPr="00DE3D40" w:rsidDel="00D66251">
                <w:rPr>
                  <w:sz w:val="18"/>
                  <w:szCs w:val="20"/>
                </w:rPr>
                <w:delText>qui est référencé par ce projet, ce dossier est vide.</w:delText>
              </w:r>
            </w:del>
          </w:p>
        </w:tc>
      </w:tr>
      <w:tr w:rsidR="00EE60DA" w:rsidRPr="00DE3D40" w:rsidDel="00D66251" w:rsidTr="00286F53">
        <w:trPr>
          <w:del w:id="757" w:author="Nazer Aminou" w:date="2014-07-02T13:29:00Z"/>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Del="00D66251" w:rsidRDefault="00EE60DA" w:rsidP="00286F53">
            <w:pPr>
              <w:spacing w:before="60" w:after="60"/>
              <w:ind w:left="764" w:hanging="764"/>
              <w:rPr>
                <w:del w:id="758" w:author="Nazer Aminou" w:date="2014-07-02T13:29:00Z"/>
                <w:rFonts w:cs="Times New Roman"/>
                <w:b/>
                <w:i/>
                <w:snapToGrid/>
                <w:sz w:val="18"/>
                <w:lang w:eastAsia="zh-TW"/>
              </w:rPr>
            </w:pPr>
            <w:del w:id="759" w:author="Nazer Aminou" w:date="2014-07-02T13:29:00Z">
              <w:r w:rsidRPr="00DE3D40" w:rsidDel="00D66251">
                <w:rPr>
                  <w:rFonts w:cs="Times New Roman"/>
                  <w:b/>
                  <w:i/>
                  <w:snapToGrid/>
                  <w:sz w:val="18"/>
                  <w:lang w:eastAsia="zh-TW"/>
                </w:rPr>
                <w:delText>Scripts</w:delText>
              </w:r>
            </w:del>
          </w:p>
        </w:tc>
        <w:tc>
          <w:tcPr>
            <w:tcW w:w="7442" w:type="dxa"/>
          </w:tcPr>
          <w:p w:rsidR="00EE60DA" w:rsidRPr="00DE3D40" w:rsidDel="00D66251"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del w:id="760" w:author="Nazer Aminou" w:date="2014-07-02T13:29:00Z"/>
                <w:sz w:val="18"/>
                <w:szCs w:val="20"/>
              </w:rPr>
            </w:pPr>
            <w:del w:id="761" w:author="Nazer Aminou" w:date="2014-07-02T13:29:00Z">
              <w:r w:rsidRPr="00DE3D40" w:rsidDel="00D66251">
                <w:rPr>
                  <w:sz w:val="18"/>
                  <w:szCs w:val="20"/>
                </w:rPr>
                <w:delText>Ce dossier contient les scripts JavaScript utilisés par le site Web (JQuery et Ajax essentiellement).</w:delText>
              </w:r>
            </w:del>
          </w:p>
        </w:tc>
      </w:tr>
      <w:tr w:rsidR="00EE60DA" w:rsidRPr="00DE3D40" w:rsidDel="00D66251" w:rsidTr="00286F53">
        <w:trPr>
          <w:cnfStyle w:val="000000100000" w:firstRow="0" w:lastRow="0" w:firstColumn="0" w:lastColumn="0" w:oddVBand="0" w:evenVBand="0" w:oddHBand="1" w:evenHBand="0" w:firstRowFirstColumn="0" w:firstRowLastColumn="0" w:lastRowFirstColumn="0" w:lastRowLastColumn="0"/>
          <w:del w:id="762" w:author="Nazer Aminou" w:date="2014-07-02T13:29:00Z"/>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Del="00D66251" w:rsidRDefault="00EE60DA" w:rsidP="00286F53">
            <w:pPr>
              <w:spacing w:before="60" w:after="60"/>
              <w:ind w:left="764" w:hanging="764"/>
              <w:rPr>
                <w:del w:id="763" w:author="Nazer Aminou" w:date="2014-07-02T13:29:00Z"/>
                <w:rFonts w:cs="Times New Roman"/>
                <w:b/>
                <w:i/>
                <w:snapToGrid/>
                <w:sz w:val="18"/>
                <w:lang w:eastAsia="zh-TW"/>
              </w:rPr>
            </w:pPr>
            <w:del w:id="764" w:author="Nazer Aminou" w:date="2014-07-02T13:29:00Z">
              <w:r w:rsidRPr="00DE3D40" w:rsidDel="00D66251">
                <w:rPr>
                  <w:rFonts w:cs="Times New Roman"/>
                  <w:b/>
                  <w:i/>
                  <w:snapToGrid/>
                  <w:sz w:val="18"/>
                  <w:lang w:eastAsia="zh-TW"/>
                </w:rPr>
                <w:delText>Views</w:delText>
              </w:r>
            </w:del>
          </w:p>
        </w:tc>
        <w:tc>
          <w:tcPr>
            <w:tcW w:w="7442" w:type="dxa"/>
          </w:tcPr>
          <w:p w:rsidR="00EE60DA" w:rsidRPr="00DE3D40" w:rsidDel="00D66251"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del w:id="765" w:author="Nazer Aminou" w:date="2014-07-02T13:29:00Z"/>
                <w:sz w:val="18"/>
                <w:szCs w:val="20"/>
              </w:rPr>
            </w:pPr>
            <w:del w:id="766" w:author="Nazer Aminou" w:date="2014-07-02T13:29:00Z">
              <w:r w:rsidRPr="00DE3D40" w:rsidDel="00D66251">
                <w:rPr>
                  <w:sz w:val="18"/>
                  <w:szCs w:val="20"/>
                </w:rPr>
                <w:delText xml:space="preserve">Ce dossier contient toutes les vues du site Web, notamment la vue </w:delText>
              </w:r>
              <w:r w:rsidRPr="00DE3D40" w:rsidDel="00D66251">
                <w:rPr>
                  <w:i/>
                  <w:sz w:val="18"/>
                  <w:szCs w:val="20"/>
                </w:rPr>
                <w:delText>/Home/Index.aspx</w:delText>
              </w:r>
              <w:r w:rsidRPr="00DE3D40" w:rsidDel="00D66251">
                <w:rPr>
                  <w:sz w:val="18"/>
                  <w:szCs w:val="20"/>
                </w:rPr>
                <w:delText xml:space="preserve"> qui est la vue par défaut permettant d’afficher le composant Silverlight en plein écran.</w:delText>
              </w:r>
            </w:del>
          </w:p>
        </w:tc>
      </w:tr>
    </w:tbl>
    <w:p w:rsidR="00EE60DA" w:rsidRDefault="00EE60DA" w:rsidP="00EE60DA">
      <w:pPr>
        <w:pStyle w:val="Heading3"/>
      </w:pPr>
      <w:bookmarkStart w:id="767" w:name="_Toc326913489"/>
      <w:bookmarkStart w:id="768" w:name="_Toc392074177"/>
      <w:r>
        <w:t>Eléments de configuration</w:t>
      </w:r>
      <w:bookmarkEnd w:id="767"/>
      <w:bookmarkEnd w:id="768"/>
    </w:p>
    <w:p w:rsidR="00EE60DA" w:rsidRDefault="00EE60DA" w:rsidP="00EE60DA">
      <w:r>
        <w:t xml:space="preserve">Ce projet contient différents éléments de configuration contenus pour la plupart dans le fichier de configuration </w:t>
      </w:r>
      <w:proofErr w:type="spellStart"/>
      <w:r>
        <w:rPr>
          <w:i/>
        </w:rPr>
        <w:t>Web.c</w:t>
      </w:r>
      <w:r w:rsidRPr="00E2043A">
        <w:rPr>
          <w:i/>
        </w:rPr>
        <w:t>onfig</w:t>
      </w:r>
      <w:proofErr w:type="spellEnd"/>
      <w:r>
        <w:t xml:space="preserve"> à la racine du site Web.</w:t>
      </w:r>
    </w:p>
    <w:tbl>
      <w:tblPr>
        <w:tblStyle w:val="Listemoyenne2-Accent11"/>
        <w:tblW w:w="10031" w:type="dxa"/>
        <w:tblLayout w:type="fixed"/>
        <w:tblLook w:val="04A0" w:firstRow="1" w:lastRow="0" w:firstColumn="1" w:lastColumn="0" w:noHBand="0" w:noVBand="1"/>
      </w:tblPr>
      <w:tblGrid>
        <w:gridCol w:w="2518"/>
        <w:gridCol w:w="7513"/>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513"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Web.config</w:t>
            </w:r>
            <w:proofErr w:type="spellEnd"/>
          </w:p>
        </w:tc>
        <w:tc>
          <w:tcPr>
            <w:tcW w:w="7513" w:type="dxa"/>
          </w:tcPr>
          <w:p w:rsidR="00EE60DA" w:rsidRPr="00DE3D40" w:rsidDel="00D66251" w:rsidRDefault="00D66251"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del w:id="769" w:author="Nazer Aminou" w:date="2014-07-02T13:34:00Z"/>
                <w:rStyle w:val="apple-style-span"/>
                <w:rFonts w:cstheme="minorHAnsi"/>
                <w:bCs/>
                <w:sz w:val="18"/>
                <w:szCs w:val="20"/>
              </w:rPr>
            </w:pPr>
            <w:ins w:id="770" w:author="Nazer Aminou" w:date="2014-07-02T13:34:00Z">
              <w:r w:rsidRPr="00DE3D40">
                <w:rPr>
                  <w:b/>
                  <w:sz w:val="18"/>
                </w:rPr>
                <w:t xml:space="preserve">ODAF  </w:t>
              </w:r>
              <w:r w:rsidRPr="00DE3D40">
                <w:rPr>
                  <w:sz w:val="18"/>
                </w:rPr>
                <w:t>(ligne 3</w:t>
              </w:r>
            </w:ins>
            <w:ins w:id="771" w:author="Nazer Aminou" w:date="2014-07-02T13:35:00Z">
              <w:r>
                <w:rPr>
                  <w:sz w:val="18"/>
                </w:rPr>
                <w:t>7</w:t>
              </w:r>
            </w:ins>
            <w:ins w:id="772" w:author="Nazer Aminou" w:date="2014-07-02T13:34:00Z">
              <w:r w:rsidRPr="00DE3D40">
                <w:rPr>
                  <w:sz w:val="18"/>
                </w:rPr>
                <w:t>) :</w:t>
              </w:r>
              <w:r w:rsidRPr="00DE3D40">
                <w:rPr>
                  <w:rStyle w:val="apple-style-span"/>
                  <w:rFonts w:cstheme="minorHAnsi"/>
                  <w:bCs/>
                  <w:sz w:val="18"/>
                  <w:szCs w:val="20"/>
                </w:rPr>
                <w:t xml:space="preserve"> chaine de connexion à la base de données de votre solution ODAF </w:t>
              </w:r>
              <w:proofErr w:type="spellStart"/>
              <w:r w:rsidRPr="00DE3D40">
                <w:rPr>
                  <w:rStyle w:val="apple-style-span"/>
                  <w:rFonts w:cstheme="minorHAnsi"/>
                  <w:bCs/>
                  <w:sz w:val="18"/>
                  <w:szCs w:val="20"/>
                </w:rPr>
                <w:t>Openturf</w:t>
              </w:r>
              <w:proofErr w:type="spellEnd"/>
              <w:r w:rsidRPr="00DE3D40">
                <w:rPr>
                  <w:rStyle w:val="apple-style-span"/>
                  <w:rFonts w:cstheme="minorHAnsi"/>
                  <w:bCs/>
                  <w:sz w:val="18"/>
                  <w:szCs w:val="20"/>
                </w:rPr>
                <w:t>.</w:t>
              </w:r>
            </w:ins>
            <w:del w:id="773" w:author="Nazer Aminou" w:date="2014-07-02T13:34:00Z">
              <w:r w:rsidR="00EE60DA" w:rsidRPr="00DE3D40" w:rsidDel="00D66251">
                <w:rPr>
                  <w:b/>
                  <w:sz w:val="18"/>
                </w:rPr>
                <w:delText xml:space="preserve">AppName  </w:delText>
              </w:r>
              <w:r w:rsidR="00EE60DA" w:rsidRPr="00DE3D40" w:rsidDel="00D66251">
                <w:rPr>
                  <w:sz w:val="18"/>
                </w:rPr>
                <w:delText>(ligne 13) :</w:delText>
              </w:r>
              <w:r w:rsidR="00EE60DA" w:rsidRPr="00DE3D40" w:rsidDel="00D66251">
                <w:rPr>
                  <w:rStyle w:val="apple-style-span"/>
                  <w:rFonts w:cstheme="minorHAnsi"/>
                  <w:bCs/>
                  <w:sz w:val="18"/>
                  <w:szCs w:val="20"/>
                </w:rPr>
                <w:delText xml:space="preserve"> nom de votre application dans ce paramètre.</w:delText>
              </w:r>
            </w:del>
          </w:p>
          <w:p w:rsidR="00D66251" w:rsidRPr="00D66251" w:rsidRDefault="00D66251"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ins w:id="774" w:author="Nazer Aminou" w:date="2014-07-02T13:34:00Z"/>
                <w:rFonts w:cstheme="minorHAnsi"/>
                <w:bCs/>
                <w:sz w:val="18"/>
                <w:szCs w:val="20"/>
                <w:rPrChange w:id="775" w:author="Nazer Aminou" w:date="2014-07-02T13:34:00Z">
                  <w:rPr>
                    <w:ins w:id="776" w:author="Nazer Aminou" w:date="2014-07-02T13:34:00Z"/>
                    <w:b/>
                    <w:sz w:val="18"/>
                  </w:rPr>
                </w:rPrChange>
              </w:rPr>
            </w:pPr>
          </w:p>
          <w:p w:rsidR="00EE60DA" w:rsidRPr="00DE3D40" w:rsidDel="00D66251"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del w:id="777" w:author="Nazer Aminou" w:date="2014-07-02T13:34:00Z"/>
                <w:rStyle w:val="apple-style-span"/>
                <w:rFonts w:cstheme="minorHAnsi"/>
                <w:bCs/>
                <w:sz w:val="18"/>
                <w:szCs w:val="20"/>
              </w:rPr>
            </w:pPr>
            <w:del w:id="778" w:author="Nazer Aminou" w:date="2014-07-02T13:34:00Z">
              <w:r w:rsidRPr="00DE3D40" w:rsidDel="00D66251">
                <w:rPr>
                  <w:b/>
                  <w:sz w:val="18"/>
                </w:rPr>
                <w:delText xml:space="preserve">BitlyLogin  </w:delText>
              </w:r>
              <w:r w:rsidRPr="00DE3D40" w:rsidDel="00D66251">
                <w:rPr>
                  <w:sz w:val="18"/>
                </w:rPr>
                <w:delText>(ligne 16) :</w:delText>
              </w:r>
              <w:r w:rsidRPr="00DE3D40" w:rsidDel="00D66251">
                <w:rPr>
                  <w:rStyle w:val="apple-style-span"/>
                  <w:rFonts w:cstheme="minorHAnsi"/>
                  <w:bCs/>
                  <w:sz w:val="18"/>
                  <w:szCs w:val="20"/>
                </w:rPr>
                <w:delText xml:space="preserve"> (votre) login pour l’API Bit.ly dans ce paramètre.</w:delText>
              </w:r>
            </w:del>
          </w:p>
          <w:p w:rsidR="00EE60DA" w:rsidRPr="00DE3D40" w:rsidDel="00D66251"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del w:id="779" w:author="Nazer Aminou" w:date="2014-07-02T13:34:00Z"/>
                <w:rStyle w:val="apple-style-span"/>
                <w:rFonts w:cstheme="minorHAnsi"/>
                <w:bCs/>
                <w:sz w:val="18"/>
                <w:szCs w:val="20"/>
              </w:rPr>
            </w:pPr>
            <w:del w:id="780" w:author="Nazer Aminou" w:date="2014-07-02T13:34:00Z">
              <w:r w:rsidRPr="00DE3D40" w:rsidDel="00D66251">
                <w:rPr>
                  <w:b/>
                  <w:sz w:val="18"/>
                </w:rPr>
                <w:delText xml:space="preserve">BitlyAPIKey  </w:delText>
              </w:r>
              <w:r w:rsidRPr="00DE3D40" w:rsidDel="00D66251">
                <w:rPr>
                  <w:sz w:val="18"/>
                </w:rPr>
                <w:delText>(ligne 18) :</w:delText>
              </w:r>
              <w:r w:rsidRPr="00DE3D40" w:rsidDel="00D66251">
                <w:rPr>
                  <w:rStyle w:val="apple-style-span"/>
                  <w:rFonts w:cstheme="minorHAnsi"/>
                  <w:bCs/>
                  <w:sz w:val="18"/>
                  <w:szCs w:val="20"/>
                </w:rPr>
                <w:delText xml:space="preserve"> (votre) clé pour l’API Bit.ly dans ce paramètre.</w:delText>
              </w:r>
            </w:del>
          </w:p>
          <w:p w:rsidR="00EE60DA" w:rsidRPr="00DE3D40" w:rsidDel="00D66251"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del w:id="781" w:author="Nazer Aminou" w:date="2014-07-02T13:34:00Z"/>
                <w:rStyle w:val="apple-style-span"/>
                <w:rFonts w:cstheme="minorHAnsi"/>
                <w:bCs/>
                <w:sz w:val="18"/>
                <w:szCs w:val="20"/>
              </w:rPr>
            </w:pPr>
            <w:del w:id="782" w:author="Nazer Aminou" w:date="2014-07-02T13:34:00Z">
              <w:r w:rsidRPr="00DE3D40" w:rsidDel="00D66251">
                <w:rPr>
                  <w:b/>
                  <w:sz w:val="18"/>
                </w:rPr>
                <w:delText xml:space="preserve">DevMode  </w:delText>
              </w:r>
              <w:r w:rsidRPr="00DE3D40" w:rsidDel="00D66251">
                <w:rPr>
                  <w:sz w:val="18"/>
                </w:rPr>
                <w:delText>(ligne 25) :</w:delText>
              </w:r>
              <w:r w:rsidRPr="00DE3D40" w:rsidDel="00D66251">
                <w:rPr>
                  <w:rStyle w:val="apple-style-span"/>
                  <w:rFonts w:cstheme="minorHAnsi"/>
                  <w:bCs/>
                  <w:sz w:val="18"/>
                  <w:szCs w:val="20"/>
                </w:rPr>
                <w:delText xml:space="preserve"> indique si vous êtes en mode développement (retire tous les contrôles d’authentification et d’autorisations si ce mode est effectif).</w:delText>
              </w:r>
            </w:del>
          </w:p>
          <w:p w:rsidR="00EE60DA" w:rsidRPr="00DE3D40" w:rsidRDefault="00EE60DA"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del w:id="783" w:author="Nazer Aminou" w:date="2014-07-02T13:30:00Z">
              <w:r w:rsidRPr="00DE3D40" w:rsidDel="00D66251">
                <w:rPr>
                  <w:b/>
                  <w:sz w:val="18"/>
                </w:rPr>
                <w:delText>AdminTwitterUser</w:delText>
              </w:r>
              <w:r w:rsidRPr="00DE3D40" w:rsidDel="00D66251">
                <w:rPr>
                  <w:sz w:val="18"/>
                </w:rPr>
                <w:delText xml:space="preserve"> </w:delText>
              </w:r>
            </w:del>
            <w:proofErr w:type="spellStart"/>
            <w:ins w:id="784" w:author="Nazer Aminou" w:date="2014-07-02T13:30:00Z">
              <w:r w:rsidR="00D66251">
                <w:rPr>
                  <w:b/>
                  <w:sz w:val="18"/>
                </w:rPr>
                <w:t>TwitterConsumerKey</w:t>
              </w:r>
              <w:proofErr w:type="spellEnd"/>
              <w:r w:rsidR="00D66251" w:rsidRPr="00DE3D40">
                <w:rPr>
                  <w:sz w:val="18"/>
                </w:rPr>
                <w:t xml:space="preserve"> </w:t>
              </w:r>
            </w:ins>
            <w:r w:rsidRPr="00DE3D40">
              <w:rPr>
                <w:sz w:val="18"/>
              </w:rPr>
              <w:t xml:space="preserve">(ligne </w:t>
            </w:r>
            <w:del w:id="785" w:author="Nazer Aminou" w:date="2014-07-02T13:31:00Z">
              <w:r w:rsidRPr="00DE3D40" w:rsidDel="00D66251">
                <w:rPr>
                  <w:sz w:val="18"/>
                </w:rPr>
                <w:delText>29</w:delText>
              </w:r>
            </w:del>
            <w:ins w:id="786" w:author="Nazer Aminou" w:date="2014-07-02T13:31:00Z">
              <w:r w:rsidR="00D66251">
                <w:rPr>
                  <w:sz w:val="18"/>
                </w:rPr>
                <w:t>47</w:t>
              </w:r>
            </w:ins>
            <w:r w:rsidRPr="00DE3D40">
              <w:rPr>
                <w:sz w:val="18"/>
              </w:rPr>
              <w:t xml:space="preserve">) : </w:t>
            </w:r>
            <w:del w:id="787" w:author="Nazer Aminou" w:date="2014-07-02T13:31:00Z">
              <w:r w:rsidRPr="00DE3D40" w:rsidDel="00D66251">
                <w:rPr>
                  <w:sz w:val="18"/>
                </w:rPr>
                <w:delText>Nom du compte twitter administrateur par défaut.</w:delText>
              </w:r>
            </w:del>
            <w:ins w:id="788" w:author="Nazer Aminou" w:date="2014-07-02T13:31:00Z">
              <w:r w:rsidR="00D66251">
                <w:rPr>
                  <w:sz w:val="18"/>
                </w:rPr>
                <w:t xml:space="preserve">La </w:t>
              </w:r>
            </w:ins>
            <w:ins w:id="789" w:author="Nazer Aminou" w:date="2014-07-02T13:34:00Z">
              <w:r w:rsidR="00D66251">
                <w:rPr>
                  <w:sz w:val="18"/>
                </w:rPr>
                <w:t>clef d’application  ‘</w:t>
              </w:r>
            </w:ins>
            <w:proofErr w:type="spellStart"/>
            <w:ins w:id="790" w:author="Nazer Aminou" w:date="2014-07-02T13:31:00Z">
              <w:r w:rsidR="00D66251">
                <w:rPr>
                  <w:sz w:val="18"/>
                </w:rPr>
                <w:t>ConsumerKey</w:t>
              </w:r>
            </w:ins>
            <w:proofErr w:type="spellEnd"/>
            <w:ins w:id="791" w:author="Nazer Aminou" w:date="2014-07-02T13:34:00Z">
              <w:r w:rsidR="00D66251">
                <w:rPr>
                  <w:sz w:val="18"/>
                </w:rPr>
                <w:t>’</w:t>
              </w:r>
            </w:ins>
            <w:ins w:id="792" w:author="Nazer Aminou" w:date="2014-07-02T13:31:00Z">
              <w:r w:rsidR="00D66251">
                <w:rPr>
                  <w:sz w:val="18"/>
                </w:rPr>
                <w:t xml:space="preserve"> </w:t>
              </w:r>
            </w:ins>
            <w:ins w:id="793" w:author="Nazer Aminou" w:date="2014-07-02T13:33:00Z">
              <w:r w:rsidR="00D66251">
                <w:rPr>
                  <w:sz w:val="18"/>
                </w:rPr>
                <w:t>permettant d’utiliser l’API Twitter.</w:t>
              </w:r>
            </w:ins>
          </w:p>
          <w:p w:rsidR="00EE60DA" w:rsidRPr="00DE3D40" w:rsidRDefault="00D66251"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proofErr w:type="spellStart"/>
            <w:ins w:id="794" w:author="Nazer Aminou" w:date="2014-07-02T13:30:00Z">
              <w:r>
                <w:rPr>
                  <w:b/>
                  <w:sz w:val="18"/>
                </w:rPr>
                <w:t>TwitterConsumerSecret</w:t>
              </w:r>
            </w:ins>
            <w:proofErr w:type="spellEnd"/>
            <w:del w:id="795" w:author="Nazer Aminou" w:date="2014-07-02T13:30:00Z">
              <w:r w:rsidR="00EE60DA" w:rsidRPr="00DE3D40" w:rsidDel="00D66251">
                <w:rPr>
                  <w:b/>
                  <w:sz w:val="18"/>
                </w:rPr>
                <w:delText>TwitterAppId</w:delText>
              </w:r>
            </w:del>
            <w:r w:rsidR="00EE60DA" w:rsidRPr="00DE3D40">
              <w:rPr>
                <w:sz w:val="18"/>
              </w:rPr>
              <w:t xml:space="preserve"> (ligne </w:t>
            </w:r>
            <w:del w:id="796" w:author="Nazer Aminou" w:date="2014-07-02T13:35:00Z">
              <w:r w:rsidR="00EE60DA" w:rsidRPr="00DE3D40" w:rsidDel="00D66251">
                <w:rPr>
                  <w:sz w:val="18"/>
                </w:rPr>
                <w:delText>31</w:delText>
              </w:r>
            </w:del>
            <w:ins w:id="797" w:author="Nazer Aminou" w:date="2014-07-02T13:35:00Z">
              <w:r>
                <w:rPr>
                  <w:sz w:val="18"/>
                </w:rPr>
                <w:t>49</w:t>
              </w:r>
            </w:ins>
            <w:r w:rsidR="00EE60DA" w:rsidRPr="00DE3D40">
              <w:rPr>
                <w:sz w:val="18"/>
              </w:rPr>
              <w:t xml:space="preserve">) : </w:t>
            </w:r>
            <w:ins w:id="798" w:author="Nazer Aminou" w:date="2014-07-02T13:33:00Z">
              <w:r>
                <w:rPr>
                  <w:sz w:val="18"/>
                </w:rPr>
                <w:t xml:space="preserve">La clef </w:t>
              </w:r>
            </w:ins>
            <w:ins w:id="799" w:author="Nazer Aminou" w:date="2014-07-02T13:34:00Z">
              <w:r>
                <w:rPr>
                  <w:sz w:val="18"/>
                </w:rPr>
                <w:t xml:space="preserve">d’application </w:t>
              </w:r>
            </w:ins>
            <w:ins w:id="800" w:author="Nazer Aminou" w:date="2014-07-02T13:33:00Z">
              <w:r>
                <w:rPr>
                  <w:sz w:val="18"/>
                </w:rPr>
                <w:t>‘</w:t>
              </w:r>
              <w:proofErr w:type="spellStart"/>
              <w:r>
                <w:rPr>
                  <w:sz w:val="18"/>
                </w:rPr>
                <w:t>ConsumerSecret</w:t>
              </w:r>
              <w:proofErr w:type="spellEnd"/>
              <w:r>
                <w:rPr>
                  <w:sz w:val="18"/>
                </w:rPr>
                <w:t>’ permettant d’utiliser l’API Twitter</w:t>
              </w:r>
            </w:ins>
            <w:del w:id="801" w:author="Nazer Aminou" w:date="2014-07-02T13:33:00Z">
              <w:r w:rsidR="00EE60DA" w:rsidRPr="00DE3D40" w:rsidDel="00D66251">
                <w:rPr>
                  <w:sz w:val="18"/>
                </w:rPr>
                <w:delText xml:space="preserve">Clé unique stockée en base de données permettant d’utiliser l’API twitter. </w:delText>
              </w:r>
            </w:del>
          </w:p>
          <w:p w:rsidR="00D66251" w:rsidRPr="00DE3D40" w:rsidRDefault="00D66251" w:rsidP="00D66251">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ins w:id="802" w:author="Nazer Aminou" w:date="2014-07-02T13:34:00Z"/>
                <w:sz w:val="18"/>
              </w:rPr>
            </w:pPr>
            <w:proofErr w:type="spellStart"/>
            <w:ins w:id="803" w:author="Nazer Aminou" w:date="2014-07-02T13:35:00Z">
              <w:r>
                <w:rPr>
                  <w:b/>
                  <w:sz w:val="18"/>
                </w:rPr>
                <w:t>FederationMetadataAddress</w:t>
              </w:r>
            </w:ins>
            <w:proofErr w:type="spellEnd"/>
            <w:ins w:id="804" w:author="Nazer Aminou" w:date="2014-07-02T13:34:00Z">
              <w:r w:rsidRPr="00DE3D40">
                <w:rPr>
                  <w:sz w:val="18"/>
                </w:rPr>
                <w:t xml:space="preserve"> (ligne </w:t>
              </w:r>
            </w:ins>
            <w:ins w:id="805" w:author="Nazer Aminou" w:date="2014-07-02T13:35:00Z">
              <w:r>
                <w:rPr>
                  <w:sz w:val="18"/>
                </w:rPr>
                <w:t>51</w:t>
              </w:r>
            </w:ins>
            <w:ins w:id="806" w:author="Nazer Aminou" w:date="2014-07-02T13:34:00Z">
              <w:r w:rsidRPr="00DE3D40">
                <w:rPr>
                  <w:sz w:val="18"/>
                </w:rPr>
                <w:t xml:space="preserve">) : </w:t>
              </w:r>
            </w:ins>
            <w:ins w:id="807" w:author="Nazer Aminou" w:date="2014-07-02T13:35:00Z">
              <w:r w:rsidR="00FE1458">
                <w:rPr>
                  <w:sz w:val="18"/>
                </w:rPr>
                <w:t>L’</w:t>
              </w:r>
            </w:ins>
            <w:ins w:id="808" w:author="Nazer Aminou" w:date="2014-07-02T13:40:00Z">
              <w:r w:rsidR="00FE1458">
                <w:rPr>
                  <w:sz w:val="18"/>
                </w:rPr>
                <w:t>adresse</w:t>
              </w:r>
            </w:ins>
            <w:ins w:id="809" w:author="Nazer Aminou" w:date="2014-07-02T13:35:00Z">
              <w:r w:rsidR="00FE1458">
                <w:rPr>
                  <w:sz w:val="18"/>
                </w:rPr>
                <w:t xml:space="preserve"> des </w:t>
              </w:r>
              <w:proofErr w:type="spellStart"/>
              <w:r w:rsidR="00FE1458">
                <w:rPr>
                  <w:sz w:val="18"/>
                </w:rPr>
                <w:t>metadata</w:t>
              </w:r>
            </w:ins>
            <w:proofErr w:type="spellEnd"/>
            <w:ins w:id="810" w:author="Nazer Aminou" w:date="2014-07-02T13:37:00Z">
              <w:r w:rsidR="00FE1458">
                <w:rPr>
                  <w:sz w:val="18"/>
                </w:rPr>
                <w:t xml:space="preserve"> du </w:t>
              </w:r>
              <w:proofErr w:type="spellStart"/>
              <w:r w:rsidR="00FE1458">
                <w:rPr>
                  <w:sz w:val="18"/>
                </w:rPr>
                <w:t>repertoire</w:t>
              </w:r>
            </w:ins>
            <w:proofErr w:type="spellEnd"/>
            <w:ins w:id="811" w:author="Nazer Aminou" w:date="2014-07-02T13:35:00Z">
              <w:r w:rsidR="00FE1458">
                <w:rPr>
                  <w:sz w:val="18"/>
                </w:rPr>
                <w:t xml:space="preserve"> </w:t>
              </w:r>
            </w:ins>
            <w:ins w:id="812" w:author="Nazer Aminou" w:date="2014-07-02T13:37:00Z">
              <w:r w:rsidR="00FE1458">
                <w:rPr>
                  <w:sz w:val="18"/>
                </w:rPr>
                <w:t xml:space="preserve">Azure Active Directory </w:t>
              </w:r>
            </w:ins>
            <w:ins w:id="813" w:author="Nazer Aminou" w:date="2014-07-02T13:35:00Z">
              <w:r w:rsidR="00FE1458">
                <w:rPr>
                  <w:sz w:val="18"/>
                </w:rPr>
                <w:t>utilis</w:t>
              </w:r>
            </w:ins>
            <w:ins w:id="814" w:author="Nazer Aminou" w:date="2014-07-02T13:36:00Z">
              <w:r w:rsidR="00FE1458">
                <w:rPr>
                  <w:sz w:val="18"/>
                </w:rPr>
                <w:t>é</w:t>
              </w:r>
              <w:r w:rsidR="00FE1458" w:rsidRPr="00FE1458">
                <w:rPr>
                  <w:sz w:val="18"/>
                  <w:rPrChange w:id="815" w:author="Nazer Aminou" w:date="2014-07-02T13:36:00Z">
                    <w:rPr>
                      <w:sz w:val="18"/>
                      <w:lang w:val="en-US"/>
                    </w:rPr>
                  </w:rPrChange>
                </w:rPr>
                <w:t xml:space="preserve"> pour l’authentification des administrateurs</w:t>
              </w:r>
            </w:ins>
          </w:p>
          <w:p w:rsidR="00EE60DA" w:rsidRPr="00DE3D40" w:rsidRDefault="00FE1458">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Change w:id="816" w:author="Nazer Aminou" w:date="2014-07-02T13:54:00Z">
                <w:pPr>
                  <w:pStyle w:val="ListParagraph"/>
                  <w:numPr>
                    <w:numId w:val="25"/>
                  </w:numPr>
                  <w:spacing w:before="60" w:after="60"/>
                  <w:ind w:hanging="360"/>
                  <w:contextualSpacing w:val="0"/>
                  <w:cnfStyle w:val="000000100000" w:firstRow="0" w:lastRow="0" w:firstColumn="0" w:lastColumn="0" w:oddVBand="0" w:evenVBand="0" w:oddHBand="1" w:evenHBand="0" w:firstRowFirstColumn="0" w:firstRowLastColumn="0" w:lastRowFirstColumn="0" w:lastRowLastColumn="0"/>
                </w:pPr>
              </w:pPrChange>
            </w:pPr>
            <w:proofErr w:type="spellStart"/>
            <w:ins w:id="817" w:author="Nazer Aminou" w:date="2014-07-02T13:37:00Z">
              <w:r>
                <w:rPr>
                  <w:b/>
                  <w:sz w:val="18"/>
                </w:rPr>
                <w:t>Federation</w:t>
              </w:r>
            </w:ins>
            <w:ins w:id="818" w:author="Nazer Aminou" w:date="2014-07-02T13:38:00Z">
              <w:r>
                <w:rPr>
                  <w:b/>
                  <w:sz w:val="18"/>
                </w:rPr>
                <w:t>Wtrealm</w:t>
              </w:r>
            </w:ins>
            <w:proofErr w:type="spellEnd"/>
            <w:ins w:id="819" w:author="Nazer Aminou" w:date="2014-07-02T13:37:00Z">
              <w:r w:rsidRPr="00DE3D40">
                <w:rPr>
                  <w:sz w:val="18"/>
                </w:rPr>
                <w:t xml:space="preserve"> (ligne </w:t>
              </w:r>
              <w:r>
                <w:rPr>
                  <w:sz w:val="18"/>
                </w:rPr>
                <w:t>5</w:t>
              </w:r>
            </w:ins>
            <w:ins w:id="820" w:author="Nazer Aminou" w:date="2014-07-02T13:54:00Z">
              <w:r w:rsidR="00A42425">
                <w:rPr>
                  <w:sz w:val="18"/>
                </w:rPr>
                <w:t>4</w:t>
              </w:r>
            </w:ins>
            <w:ins w:id="821" w:author="Nazer Aminou" w:date="2014-07-02T13:37:00Z">
              <w:r w:rsidRPr="00DE3D40">
                <w:rPr>
                  <w:sz w:val="18"/>
                </w:rPr>
                <w:t xml:space="preserve">) : </w:t>
              </w:r>
            </w:ins>
            <w:ins w:id="822" w:author="Nazer Aminou" w:date="2014-07-02T13:38:00Z">
              <w:r>
                <w:rPr>
                  <w:sz w:val="18"/>
                </w:rPr>
                <w:t>L’url qui sera utilisé</w:t>
              </w:r>
              <w:r w:rsidRPr="00FE1458">
                <w:rPr>
                  <w:sz w:val="18"/>
                  <w:rPrChange w:id="823" w:author="Nazer Aminou" w:date="2014-07-02T13:38:00Z">
                    <w:rPr>
                      <w:sz w:val="18"/>
                      <w:lang w:val="en-US"/>
                    </w:rPr>
                  </w:rPrChange>
                </w:rPr>
                <w:t xml:space="preserve"> pour l’authentification</w:t>
              </w:r>
              <w:r>
                <w:rPr>
                  <w:sz w:val="18"/>
                </w:rPr>
                <w:t xml:space="preserve"> des administrateur</w:t>
              </w:r>
            </w:ins>
            <w:ins w:id="824" w:author="Nazer Aminou" w:date="2014-07-02T13:39:00Z">
              <w:r>
                <w:rPr>
                  <w:sz w:val="18"/>
                </w:rPr>
                <w:t>s via</w:t>
              </w:r>
            </w:ins>
            <w:ins w:id="825" w:author="Nazer Aminou" w:date="2014-07-02T13:38:00Z">
              <w:r w:rsidRPr="00FE1458">
                <w:rPr>
                  <w:sz w:val="18"/>
                  <w:rPrChange w:id="826" w:author="Nazer Aminou" w:date="2014-07-02T13:38:00Z">
                    <w:rPr>
                      <w:sz w:val="18"/>
                      <w:lang w:val="en-US"/>
                    </w:rPr>
                  </w:rPrChange>
                </w:rPr>
                <w:t xml:space="preserve"> Azure Active Director</w:t>
              </w:r>
              <w:r w:rsidRPr="00FE1458">
                <w:rPr>
                  <w:sz w:val="18"/>
                </w:rPr>
                <w:t>y lorsque l</w:t>
              </w:r>
            </w:ins>
            <w:ins w:id="827" w:author="Nazer Aminou" w:date="2014-07-02T13:40:00Z">
              <w:r>
                <w:rPr>
                  <w:sz w:val="18"/>
                </w:rPr>
                <w:t>’application Web modè</w:t>
              </w:r>
              <w:r w:rsidRPr="00FE1458">
                <w:rPr>
                  <w:sz w:val="18"/>
                  <w:rPrChange w:id="828" w:author="Nazer Aminou" w:date="2014-07-02T13:40:00Z">
                    <w:rPr>
                      <w:sz w:val="18"/>
                      <w:lang w:val="en-US"/>
                    </w:rPr>
                  </w:rPrChange>
                </w:rPr>
                <w:t>le sera d</w:t>
              </w:r>
              <w:r>
                <w:rPr>
                  <w:sz w:val="18"/>
                </w:rPr>
                <w:t>é</w:t>
              </w:r>
              <w:r w:rsidRPr="00FE1458">
                <w:rPr>
                  <w:sz w:val="18"/>
                  <w:rPrChange w:id="829" w:author="Nazer Aminou" w:date="2014-07-02T13:40:00Z">
                    <w:rPr>
                      <w:sz w:val="18"/>
                      <w:lang w:val="en-US"/>
                    </w:rPr>
                  </w:rPrChange>
                </w:rPr>
                <w:t>ploy</w:t>
              </w:r>
              <w:r>
                <w:rPr>
                  <w:sz w:val="18"/>
                </w:rPr>
                <w:t>é</w:t>
              </w:r>
              <w:r w:rsidRPr="00FE1458">
                <w:rPr>
                  <w:sz w:val="18"/>
                  <w:rPrChange w:id="830" w:author="Nazer Aminou" w:date="2014-07-02T13:40:00Z">
                    <w:rPr>
                      <w:sz w:val="18"/>
                      <w:lang w:val="en-US"/>
                    </w:rPr>
                  </w:rPrChange>
                </w:rPr>
                <w:t>e.</w:t>
              </w:r>
            </w:ins>
            <w:ins w:id="831" w:author="Nazer Aminou" w:date="2014-07-02T13:37:00Z">
              <w:r>
                <w:rPr>
                  <w:b/>
                  <w:sz w:val="18"/>
                </w:rPr>
                <w:t xml:space="preserve"> </w:t>
              </w:r>
            </w:ins>
            <w:del w:id="832" w:author="Nazer Aminou" w:date="2014-07-02T13:34:00Z">
              <w:r w:rsidR="00EE60DA" w:rsidRPr="00DE3D40" w:rsidDel="00D66251">
                <w:rPr>
                  <w:b/>
                  <w:sz w:val="18"/>
                </w:rPr>
                <w:delText xml:space="preserve">ODAF  </w:delText>
              </w:r>
              <w:r w:rsidR="00EE60DA" w:rsidRPr="00DE3D40" w:rsidDel="00D66251">
                <w:rPr>
                  <w:sz w:val="18"/>
                </w:rPr>
                <w:delText>(ligne 35) :</w:delText>
              </w:r>
              <w:r w:rsidR="00EE60DA" w:rsidRPr="00DE3D40" w:rsidDel="00D66251">
                <w:rPr>
                  <w:rStyle w:val="apple-style-span"/>
                  <w:rFonts w:cstheme="minorHAnsi"/>
                  <w:bCs/>
                  <w:sz w:val="18"/>
                  <w:szCs w:val="20"/>
                </w:rPr>
                <w:delText xml:space="preserve"> chaine de connexion à la base de données de votre solution ODAF Openturf.</w:delText>
              </w:r>
            </w:del>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18" w:type="dxa"/>
          </w:tcPr>
          <w:p w:rsidR="00EE60DA" w:rsidRPr="00C70CCB" w:rsidDel="00A42425" w:rsidRDefault="00EE60DA" w:rsidP="003C3036">
            <w:pPr>
              <w:spacing w:before="60" w:after="60"/>
              <w:ind w:left="764" w:hanging="764"/>
              <w:rPr>
                <w:del w:id="833" w:author="Nazer Aminou" w:date="2014-07-02T13:58:00Z"/>
                <w:rFonts w:cs="Times New Roman"/>
                <w:b/>
                <w:i/>
                <w:snapToGrid/>
                <w:sz w:val="18"/>
                <w:lang w:val="en-US" w:eastAsia="zh-TW"/>
                <w:rPrChange w:id="834" w:author="Nazer Aminou" w:date="2014-07-02T13:59:00Z">
                  <w:rPr>
                    <w:del w:id="835" w:author="Nazer Aminou" w:date="2014-07-02T13:58:00Z"/>
                    <w:rFonts w:cs="Times New Roman"/>
                    <w:b/>
                    <w:i/>
                    <w:snapToGrid/>
                    <w:sz w:val="18"/>
                    <w:lang w:eastAsia="zh-TW"/>
                  </w:rPr>
                </w:rPrChange>
              </w:rPr>
            </w:pPr>
            <w:del w:id="836" w:author="Nazer Aminou" w:date="2014-07-02T13:58:00Z">
              <w:r w:rsidRPr="00C70CCB" w:rsidDel="00A42425">
                <w:rPr>
                  <w:rFonts w:cs="Times New Roman"/>
                  <w:b/>
                  <w:i/>
                  <w:snapToGrid/>
                  <w:sz w:val="18"/>
                  <w:lang w:val="en-US" w:eastAsia="zh-TW"/>
                  <w:rPrChange w:id="837" w:author="Nazer Aminou" w:date="2014-07-02T13:59:00Z">
                    <w:rPr>
                      <w:rFonts w:cs="Times New Roman"/>
                      <w:b/>
                      <w:i/>
                      <w:snapToGrid/>
                      <w:sz w:val="18"/>
                      <w:lang w:eastAsia="zh-TW"/>
                    </w:rPr>
                  </w:rPrChange>
                </w:rPr>
                <w:delText>Views</w:delText>
              </w:r>
            </w:del>
            <w:proofErr w:type="spellStart"/>
            <w:ins w:id="838" w:author="Nazer Aminou" w:date="2014-07-02T13:58:00Z">
              <w:r w:rsidR="00A42425" w:rsidRPr="00C70CCB">
                <w:rPr>
                  <w:rFonts w:cs="Times New Roman"/>
                  <w:b/>
                  <w:i/>
                  <w:snapToGrid/>
                  <w:sz w:val="18"/>
                  <w:lang w:val="en-US" w:eastAsia="zh-TW"/>
                  <w:rPrChange w:id="839" w:author="Nazer Aminou" w:date="2014-07-02T13:59:00Z">
                    <w:rPr>
                      <w:rFonts w:cs="Times New Roman"/>
                      <w:b/>
                      <w:i/>
                      <w:snapToGrid/>
                      <w:sz w:val="18"/>
                      <w:lang w:eastAsia="zh-TW"/>
                    </w:rPr>
                  </w:rPrChange>
                </w:rPr>
                <w:t>App_Start</w:t>
              </w:r>
            </w:ins>
            <w:proofErr w:type="spellEnd"/>
            <w:r w:rsidRPr="00C70CCB">
              <w:rPr>
                <w:rFonts w:cs="Times New Roman"/>
                <w:b/>
                <w:i/>
                <w:snapToGrid/>
                <w:sz w:val="18"/>
                <w:lang w:val="en-US" w:eastAsia="zh-TW"/>
                <w:rPrChange w:id="840" w:author="Nazer Aminou" w:date="2014-07-02T13:59:00Z">
                  <w:rPr>
                    <w:rFonts w:cs="Times New Roman"/>
                    <w:b/>
                    <w:i/>
                    <w:snapToGrid/>
                    <w:sz w:val="18"/>
                    <w:lang w:eastAsia="zh-TW"/>
                  </w:rPr>
                </w:rPrChange>
              </w:rPr>
              <w:t>\</w:t>
            </w:r>
            <w:proofErr w:type="spellStart"/>
            <w:ins w:id="841" w:author="Nazer Aminou" w:date="2014-07-02T13:58:00Z">
              <w:r w:rsidR="00C70CCB" w:rsidRPr="00C70CCB">
                <w:rPr>
                  <w:rFonts w:cs="Times New Roman"/>
                  <w:b/>
                  <w:i/>
                  <w:snapToGrid/>
                  <w:sz w:val="18"/>
                  <w:lang w:val="en-US" w:eastAsia="zh-TW"/>
                  <w:rPrChange w:id="842" w:author="Nazer Aminou" w:date="2014-07-02T13:59:00Z">
                    <w:rPr>
                      <w:rFonts w:cs="Times New Roman"/>
                      <w:b/>
                      <w:i/>
                      <w:snapToGrid/>
                      <w:sz w:val="18"/>
                      <w:lang w:eastAsia="zh-TW"/>
                    </w:rPr>
                  </w:rPrChange>
                </w:rPr>
                <w:t>Startup.Auth.cs</w:t>
              </w:r>
            </w:ins>
            <w:proofErr w:type="spellEnd"/>
            <w:del w:id="843" w:author="Nazer Aminou" w:date="2014-07-02T13:58:00Z">
              <w:r w:rsidRPr="00C70CCB" w:rsidDel="00A42425">
                <w:rPr>
                  <w:rFonts w:cs="Times New Roman"/>
                  <w:b/>
                  <w:i/>
                  <w:snapToGrid/>
                  <w:sz w:val="18"/>
                  <w:lang w:val="en-US" w:eastAsia="zh-TW"/>
                  <w:rPrChange w:id="844" w:author="Nazer Aminou" w:date="2014-07-02T13:59:00Z">
                    <w:rPr>
                      <w:rFonts w:cs="Times New Roman"/>
                      <w:b/>
                      <w:i/>
                      <w:snapToGrid/>
                      <w:sz w:val="18"/>
                      <w:lang w:eastAsia="zh-TW"/>
                    </w:rPr>
                  </w:rPrChange>
                </w:rPr>
                <w:delText>UserControls</w:delText>
              </w:r>
            </w:del>
          </w:p>
          <w:p w:rsidR="00EE60DA" w:rsidRPr="00C70CCB" w:rsidRDefault="00EE60DA" w:rsidP="00A42425">
            <w:pPr>
              <w:spacing w:before="60" w:after="60"/>
              <w:ind w:left="764" w:hanging="764"/>
              <w:rPr>
                <w:rFonts w:cs="Times New Roman"/>
                <w:b/>
                <w:i/>
                <w:snapToGrid/>
                <w:sz w:val="18"/>
                <w:lang w:val="en-US" w:eastAsia="zh-TW"/>
                <w:rPrChange w:id="845" w:author="Nazer Aminou" w:date="2014-07-02T13:59:00Z">
                  <w:rPr>
                    <w:rFonts w:cs="Times New Roman"/>
                    <w:b/>
                    <w:i/>
                    <w:snapToGrid/>
                    <w:sz w:val="18"/>
                    <w:lang w:eastAsia="zh-TW"/>
                  </w:rPr>
                </w:rPrChange>
              </w:rPr>
            </w:pPr>
            <w:del w:id="846" w:author="Nazer Aminou" w:date="2014-07-02T13:58:00Z">
              <w:r w:rsidRPr="00C70CCB" w:rsidDel="00A42425">
                <w:rPr>
                  <w:rFonts w:cs="Times New Roman"/>
                  <w:b/>
                  <w:i/>
                  <w:snapToGrid/>
                  <w:sz w:val="18"/>
                  <w:lang w:val="en-US" w:eastAsia="zh-TW"/>
                  <w:rPrChange w:id="847" w:author="Nazer Aminou" w:date="2014-07-02T13:59:00Z">
                    <w:rPr>
                      <w:rFonts w:cs="Times New Roman"/>
                      <w:b/>
                      <w:i/>
                      <w:snapToGrid/>
                      <w:sz w:val="18"/>
                      <w:lang w:eastAsia="zh-TW"/>
                    </w:rPr>
                  </w:rPrChange>
                </w:rPr>
                <w:delText>\AnalyticsUserControl.ascx</w:delText>
              </w:r>
            </w:del>
          </w:p>
        </w:tc>
        <w:tc>
          <w:tcPr>
            <w:tcW w:w="7513" w:type="dxa"/>
          </w:tcPr>
          <w:p w:rsidR="00EE60DA" w:rsidRPr="00C70CCB" w:rsidRDefault="00EE60DA" w:rsidP="00C70CCB">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del w:id="848" w:author="Nazer Aminou" w:date="2014-07-02T13:58:00Z">
              <w:r w:rsidRPr="00C70CCB" w:rsidDel="00C70CCB">
                <w:rPr>
                  <w:rFonts w:cs="Times New Roman"/>
                  <w:snapToGrid/>
                  <w:sz w:val="18"/>
                  <w:lang w:eastAsia="zh-TW"/>
                </w:rPr>
                <w:delText>Ce contrôle utilisateur actuellement vide vous permet d’injecter du code qui sera présent dans toutes les pages du site Web. Ce qui peut être utile pour relever des statistiques ou des compteurs en termes d’utilisation.</w:delText>
              </w:r>
            </w:del>
            <w:ins w:id="849" w:author="Nazer Aminou" w:date="2014-07-02T13:59:00Z">
              <w:r w:rsidR="00C70CCB" w:rsidRPr="00C70CCB">
                <w:rPr>
                  <w:rFonts w:cs="Times New Roman"/>
                  <w:snapToGrid/>
                  <w:sz w:val="18"/>
                  <w:lang w:eastAsia="zh-TW"/>
                  <w:rPrChange w:id="850" w:author="Nazer Aminou" w:date="2014-07-02T13:59:00Z">
                    <w:rPr>
                      <w:rFonts w:cs="Times New Roman"/>
                      <w:snapToGrid/>
                      <w:sz w:val="18"/>
                      <w:lang w:val="en-US" w:eastAsia="zh-TW"/>
                    </w:rPr>
                  </w:rPrChange>
                </w:rPr>
                <w:t xml:space="preserve">La </w:t>
              </w:r>
            </w:ins>
            <w:ins w:id="851" w:author="Nazer Aminou" w:date="2014-07-02T14:02:00Z">
              <w:r w:rsidR="00C70CCB" w:rsidRPr="00C70CCB">
                <w:rPr>
                  <w:rFonts w:cs="Times New Roman"/>
                  <w:snapToGrid/>
                  <w:sz w:val="18"/>
                  <w:lang w:eastAsia="zh-TW"/>
                </w:rPr>
                <w:t>fonction</w:t>
              </w:r>
            </w:ins>
            <w:ins w:id="852" w:author="Nazer Aminou" w:date="2014-07-02T13:59:00Z">
              <w:r w:rsidR="00C70CCB" w:rsidRPr="00C70CCB">
                <w:rPr>
                  <w:rFonts w:cs="Times New Roman"/>
                  <w:snapToGrid/>
                  <w:sz w:val="18"/>
                  <w:lang w:eastAsia="zh-TW"/>
                  <w:rPrChange w:id="853" w:author="Nazer Aminou" w:date="2014-07-02T13:59:00Z">
                    <w:rPr>
                      <w:rFonts w:cs="Times New Roman"/>
                      <w:snapToGrid/>
                      <w:sz w:val="18"/>
                      <w:lang w:val="en-US" w:eastAsia="zh-TW"/>
                    </w:rPr>
                  </w:rPrChange>
                </w:rPr>
                <w:t xml:space="preserve"> </w:t>
              </w:r>
              <w:proofErr w:type="spellStart"/>
              <w:r w:rsidR="00C70CCB" w:rsidRPr="00C70CCB">
                <w:rPr>
                  <w:rFonts w:cs="Times New Roman"/>
                  <w:snapToGrid/>
                  <w:sz w:val="18"/>
                  <w:lang w:eastAsia="zh-TW"/>
                  <w:rPrChange w:id="854" w:author="Nazer Aminou" w:date="2014-07-02T13:59:00Z">
                    <w:rPr>
                      <w:rFonts w:cs="Times New Roman"/>
                      <w:snapToGrid/>
                      <w:sz w:val="18"/>
                      <w:lang w:val="en-US" w:eastAsia="zh-TW"/>
                    </w:rPr>
                  </w:rPrChange>
                </w:rPr>
                <w:t>ConfigureAuth</w:t>
              </w:r>
              <w:proofErr w:type="spellEnd"/>
              <w:r w:rsidR="00C70CCB" w:rsidRPr="00C70CCB">
                <w:rPr>
                  <w:rFonts w:cs="Times New Roman"/>
                  <w:snapToGrid/>
                  <w:sz w:val="18"/>
                  <w:lang w:eastAsia="zh-TW"/>
                  <w:rPrChange w:id="855" w:author="Nazer Aminou" w:date="2014-07-02T13:59:00Z">
                    <w:rPr>
                      <w:rFonts w:cs="Times New Roman"/>
                      <w:snapToGrid/>
                      <w:sz w:val="18"/>
                      <w:lang w:val="en-US" w:eastAsia="zh-TW"/>
                    </w:rPr>
                  </w:rPrChange>
                </w:rPr>
                <w:t xml:space="preserve"> de cette classe permet d’activer/d</w:t>
              </w:r>
              <w:r w:rsidR="00C70CCB">
                <w:rPr>
                  <w:rFonts w:cs="Times New Roman"/>
                  <w:snapToGrid/>
                  <w:sz w:val="18"/>
                  <w:lang w:eastAsia="zh-TW"/>
                </w:rPr>
                <w:t>é</w:t>
              </w:r>
              <w:r w:rsidR="00C70CCB" w:rsidRPr="00C70CCB">
                <w:rPr>
                  <w:rFonts w:cs="Times New Roman"/>
                  <w:snapToGrid/>
                  <w:sz w:val="18"/>
                  <w:lang w:eastAsia="zh-TW"/>
                  <w:rPrChange w:id="856" w:author="Nazer Aminou" w:date="2014-07-02T14:00:00Z">
                    <w:rPr>
                      <w:rFonts w:cs="Times New Roman"/>
                      <w:snapToGrid/>
                      <w:sz w:val="18"/>
                      <w:lang w:val="en-US" w:eastAsia="zh-TW"/>
                    </w:rPr>
                  </w:rPrChange>
                </w:rPr>
                <w:t xml:space="preserve">sactiver les </w:t>
              </w:r>
            </w:ins>
            <w:ins w:id="857" w:author="Nazer Aminou" w:date="2014-07-02T14:00:00Z">
              <w:r w:rsidR="00C70CCB" w:rsidRPr="00C70CCB">
                <w:rPr>
                  <w:rFonts w:cs="Times New Roman"/>
                  <w:snapToGrid/>
                  <w:sz w:val="18"/>
                  <w:lang w:eastAsia="zh-TW"/>
                </w:rPr>
                <w:t>diffèrent</w:t>
              </w:r>
            </w:ins>
            <w:ins w:id="858" w:author="Nazer Aminou" w:date="2014-07-02T13:59:00Z">
              <w:r w:rsidR="00C70CCB" w:rsidRPr="00C70CCB">
                <w:rPr>
                  <w:rFonts w:cs="Times New Roman"/>
                  <w:snapToGrid/>
                  <w:sz w:val="18"/>
                  <w:lang w:eastAsia="zh-TW"/>
                  <w:rPrChange w:id="859" w:author="Nazer Aminou" w:date="2014-07-02T14:00:00Z">
                    <w:rPr>
                      <w:rFonts w:cs="Times New Roman"/>
                      <w:snapToGrid/>
                      <w:sz w:val="18"/>
                      <w:lang w:val="en-US" w:eastAsia="zh-TW"/>
                    </w:rPr>
                  </w:rPrChange>
                </w:rPr>
                <w:t xml:space="preserve"> type d</w:t>
              </w:r>
            </w:ins>
            <w:ins w:id="860" w:author="Nazer Aminou" w:date="2014-07-02T14:00:00Z">
              <w:r w:rsidR="00C70CCB" w:rsidRPr="00C70CCB">
                <w:rPr>
                  <w:rFonts w:cs="Times New Roman"/>
                  <w:snapToGrid/>
                  <w:sz w:val="18"/>
                  <w:lang w:eastAsia="zh-TW"/>
                  <w:rPrChange w:id="861" w:author="Nazer Aminou" w:date="2014-07-02T14:00:00Z">
                    <w:rPr>
                      <w:rFonts w:cs="Times New Roman"/>
                      <w:snapToGrid/>
                      <w:sz w:val="18"/>
                      <w:lang w:val="en-US" w:eastAsia="zh-TW"/>
                    </w:rPr>
                  </w:rPrChange>
                </w:rPr>
                <w:t>’authentification</w:t>
              </w:r>
              <w:r w:rsidR="00C70CCB" w:rsidRPr="00C70CCB">
                <w:rPr>
                  <w:rFonts w:cs="Times New Roman"/>
                  <w:snapToGrid/>
                  <w:sz w:val="18"/>
                  <w:lang w:eastAsia="zh-TW"/>
                </w:rPr>
                <w:t xml:space="preserve"> disponible</w:t>
              </w:r>
              <w:r w:rsidR="00C70CCB">
                <w:rPr>
                  <w:rFonts w:cs="Times New Roman"/>
                  <w:snapToGrid/>
                  <w:sz w:val="18"/>
                  <w:lang w:eastAsia="zh-TW"/>
                </w:rPr>
                <w:t>, comme Azure Active Directory, Twitter, Facebook.</w:t>
              </w:r>
            </w:ins>
          </w:p>
        </w:tc>
      </w:tr>
      <w:tr w:rsidR="0005403E" w:rsidRPr="00DE3D40" w:rsidTr="00286F53">
        <w:trPr>
          <w:cnfStyle w:val="000000100000" w:firstRow="0" w:lastRow="0" w:firstColumn="0" w:lastColumn="0" w:oddVBand="0" w:evenVBand="0" w:oddHBand="1" w:evenHBand="0" w:firstRowFirstColumn="0" w:firstRowLastColumn="0" w:lastRowFirstColumn="0" w:lastRowLastColumn="0"/>
          <w:ins w:id="862" w:author="Nazer Aminou" w:date="2014-07-02T14:06:00Z"/>
        </w:trPr>
        <w:tc>
          <w:tcPr>
            <w:cnfStyle w:val="001000000000" w:firstRow="0" w:lastRow="0" w:firstColumn="1" w:lastColumn="0" w:oddVBand="0" w:evenVBand="0" w:oddHBand="0" w:evenHBand="0" w:firstRowFirstColumn="0" w:firstRowLastColumn="0" w:lastRowFirstColumn="0" w:lastRowLastColumn="0"/>
            <w:tcW w:w="2518" w:type="dxa"/>
          </w:tcPr>
          <w:p w:rsidR="0005403E" w:rsidRPr="0005403E" w:rsidDel="00A42425" w:rsidRDefault="0005403E" w:rsidP="00A42425">
            <w:pPr>
              <w:spacing w:before="60" w:after="60"/>
              <w:ind w:left="764" w:hanging="764"/>
              <w:rPr>
                <w:ins w:id="863" w:author="Nazer Aminou" w:date="2014-07-02T14:06:00Z"/>
                <w:rFonts w:cs="Times New Roman"/>
                <w:b/>
                <w:i/>
                <w:snapToGrid/>
                <w:sz w:val="18"/>
                <w:lang w:val="en-US" w:eastAsia="zh-TW"/>
              </w:rPr>
            </w:pPr>
            <w:ins w:id="864" w:author="Nazer Aminou" w:date="2014-07-02T14:06:00Z">
              <w:r>
                <w:rPr>
                  <w:rFonts w:cs="Times New Roman"/>
                  <w:b/>
                  <w:i/>
                  <w:snapToGrid/>
                  <w:sz w:val="18"/>
                  <w:lang w:val="en-US" w:eastAsia="zh-TW"/>
                </w:rPr>
                <w:t>Resources</w:t>
              </w:r>
            </w:ins>
          </w:p>
        </w:tc>
        <w:tc>
          <w:tcPr>
            <w:tcW w:w="7513" w:type="dxa"/>
          </w:tcPr>
          <w:p w:rsidR="0005403E" w:rsidRPr="0005403E" w:rsidDel="00C70CCB" w:rsidRDefault="0005403E" w:rsidP="0005403E">
            <w:pPr>
              <w:spacing w:before="60" w:after="60"/>
              <w:cnfStyle w:val="000000100000" w:firstRow="0" w:lastRow="0" w:firstColumn="0" w:lastColumn="0" w:oddVBand="0" w:evenVBand="0" w:oddHBand="1" w:evenHBand="0" w:firstRowFirstColumn="0" w:firstRowLastColumn="0" w:lastRowFirstColumn="0" w:lastRowLastColumn="0"/>
              <w:rPr>
                <w:ins w:id="865" w:author="Nazer Aminou" w:date="2014-07-02T14:06:00Z"/>
                <w:rFonts w:cs="Times New Roman"/>
                <w:snapToGrid/>
                <w:sz w:val="18"/>
                <w:lang w:eastAsia="zh-TW"/>
              </w:rPr>
            </w:pPr>
            <w:ins w:id="866" w:author="Nazer Aminou" w:date="2014-07-02T14:06:00Z">
              <w:r w:rsidRPr="0005403E">
                <w:rPr>
                  <w:rFonts w:cs="Times New Roman"/>
                  <w:snapToGrid/>
                  <w:sz w:val="18"/>
                  <w:lang w:eastAsia="zh-TW"/>
                </w:rPr>
                <w:t xml:space="preserve">Les fichiers de </w:t>
              </w:r>
            </w:ins>
            <w:ins w:id="867" w:author="Nazer Aminou" w:date="2014-07-02T14:07:00Z">
              <w:r w:rsidRPr="0005403E">
                <w:rPr>
                  <w:rFonts w:cs="Times New Roman"/>
                  <w:snapToGrid/>
                  <w:sz w:val="18"/>
                  <w:lang w:eastAsia="zh-TW"/>
                </w:rPr>
                <w:t>ressources</w:t>
              </w:r>
            </w:ins>
            <w:ins w:id="868" w:author="Nazer Aminou" w:date="2014-07-02T14:06:00Z">
              <w:r w:rsidRPr="0005403E">
                <w:rPr>
                  <w:rFonts w:cs="Times New Roman"/>
                  <w:snapToGrid/>
                  <w:sz w:val="18"/>
                  <w:lang w:eastAsia="zh-TW"/>
                </w:rPr>
                <w:t xml:space="preserve"> permettent de localiser l</w:t>
              </w:r>
            </w:ins>
            <w:ins w:id="869" w:author="Nazer Aminou" w:date="2014-07-02T14:07:00Z">
              <w:r w:rsidRPr="0005403E">
                <w:rPr>
                  <w:rFonts w:cs="Times New Roman"/>
                  <w:snapToGrid/>
                  <w:sz w:val="18"/>
                  <w:lang w:eastAsia="zh-TW"/>
                </w:rPr>
                <w:t>’application en différentes langues. Les traduction</w:t>
              </w:r>
            </w:ins>
            <w:ins w:id="870" w:author="Nazer Aminou" w:date="2014-07-02T14:08:00Z">
              <w:r w:rsidRPr="0005403E">
                <w:rPr>
                  <w:rFonts w:cs="Times New Roman"/>
                  <w:snapToGrid/>
                  <w:sz w:val="18"/>
                  <w:lang w:eastAsia="zh-TW"/>
                </w:rPr>
                <w:t>s</w:t>
              </w:r>
            </w:ins>
            <w:ins w:id="871" w:author="Nazer Aminou" w:date="2014-07-02T14:07:00Z">
              <w:r w:rsidRPr="0005403E">
                <w:rPr>
                  <w:rFonts w:cs="Times New Roman"/>
                  <w:snapToGrid/>
                  <w:sz w:val="18"/>
                  <w:lang w:eastAsia="zh-TW"/>
                </w:rPr>
                <w:t xml:space="preserve"> peuvent </w:t>
              </w:r>
            </w:ins>
            <w:ins w:id="872" w:author="Nazer Aminou" w:date="2014-07-02T14:08:00Z">
              <w:r w:rsidRPr="0005403E">
                <w:rPr>
                  <w:rFonts w:cs="Times New Roman"/>
                  <w:snapToGrid/>
                  <w:sz w:val="18"/>
                  <w:lang w:eastAsia="zh-TW"/>
                </w:rPr>
                <w:t>être</w:t>
              </w:r>
            </w:ins>
            <w:ins w:id="873" w:author="Nazer Aminou" w:date="2014-07-02T14:07:00Z">
              <w:r w:rsidRPr="0005403E">
                <w:rPr>
                  <w:rFonts w:cs="Times New Roman"/>
                  <w:snapToGrid/>
                  <w:sz w:val="18"/>
                  <w:lang w:eastAsia="zh-TW"/>
                </w:rPr>
                <w:t xml:space="preserve"> ajout</w:t>
              </w:r>
            </w:ins>
            <w:ins w:id="874" w:author="Nazer Aminou" w:date="2014-07-02T14:08:00Z">
              <w:r w:rsidRPr="0005403E">
                <w:rPr>
                  <w:rFonts w:cs="Times New Roman"/>
                  <w:snapToGrid/>
                  <w:sz w:val="18"/>
                  <w:lang w:eastAsia="zh-TW"/>
                </w:rPr>
                <w:t>ées</w:t>
              </w:r>
              <w:r w:rsidRPr="0005403E">
                <w:rPr>
                  <w:rFonts w:cs="Times New Roman"/>
                  <w:snapToGrid/>
                  <w:sz w:val="18"/>
                  <w:lang w:eastAsia="zh-TW"/>
                  <w:rPrChange w:id="875" w:author="Nazer Aminou" w:date="2014-07-02T14:09:00Z">
                    <w:rPr>
                      <w:rFonts w:cs="Times New Roman"/>
                      <w:snapToGrid/>
                      <w:sz w:val="18"/>
                      <w:lang w:val="en-US" w:eastAsia="zh-TW"/>
                    </w:rPr>
                  </w:rPrChange>
                </w:rPr>
                <w:t xml:space="preserve">, </w:t>
              </w:r>
            </w:ins>
            <w:ins w:id="876" w:author="Nazer Aminou" w:date="2014-07-02T14:07:00Z">
              <w:r w:rsidRPr="0005403E">
                <w:rPr>
                  <w:rFonts w:cs="Times New Roman"/>
                  <w:snapToGrid/>
                  <w:sz w:val="18"/>
                  <w:lang w:eastAsia="zh-TW"/>
                </w:rPr>
                <w:t>modifié</w:t>
              </w:r>
            </w:ins>
            <w:ins w:id="877" w:author="Nazer Aminou" w:date="2014-07-02T14:08:00Z">
              <w:r w:rsidRPr="0005403E">
                <w:rPr>
                  <w:rFonts w:cs="Times New Roman"/>
                  <w:snapToGrid/>
                  <w:sz w:val="18"/>
                  <w:lang w:eastAsia="zh-TW"/>
                </w:rPr>
                <w:t>es</w:t>
              </w:r>
            </w:ins>
            <w:ins w:id="878" w:author="Nazer Aminou" w:date="2014-07-02T14:07:00Z">
              <w:r w:rsidRPr="0005403E">
                <w:rPr>
                  <w:rFonts w:cs="Times New Roman"/>
                  <w:snapToGrid/>
                  <w:sz w:val="18"/>
                  <w:lang w:eastAsia="zh-TW"/>
                  <w:rPrChange w:id="879" w:author="Nazer Aminou" w:date="2014-07-02T14:09:00Z">
                    <w:rPr>
                      <w:rFonts w:cs="Times New Roman"/>
                      <w:snapToGrid/>
                      <w:sz w:val="18"/>
                      <w:lang w:val="en-US" w:eastAsia="zh-TW"/>
                    </w:rPr>
                  </w:rPrChange>
                </w:rPr>
                <w:t xml:space="preserve"> </w:t>
              </w:r>
            </w:ins>
            <w:ins w:id="880" w:author="Nazer Aminou" w:date="2014-07-02T14:08:00Z">
              <w:r w:rsidRPr="0005403E">
                <w:rPr>
                  <w:rFonts w:cs="Times New Roman"/>
                  <w:snapToGrid/>
                  <w:sz w:val="18"/>
                  <w:lang w:eastAsia="zh-TW"/>
                  <w:rPrChange w:id="881" w:author="Nazer Aminou" w:date="2014-07-02T14:09:00Z">
                    <w:rPr>
                      <w:rFonts w:cs="Times New Roman"/>
                      <w:snapToGrid/>
                      <w:sz w:val="18"/>
                      <w:lang w:val="en-US" w:eastAsia="zh-TW"/>
                    </w:rPr>
                  </w:rPrChange>
                </w:rPr>
                <w:t>ou supprim</w:t>
              </w:r>
              <w:r w:rsidRPr="0005403E">
                <w:rPr>
                  <w:rFonts w:cs="Times New Roman"/>
                  <w:snapToGrid/>
                  <w:sz w:val="18"/>
                  <w:lang w:eastAsia="zh-TW"/>
                </w:rPr>
                <w:t>é</w:t>
              </w:r>
              <w:r w:rsidRPr="0005403E">
                <w:rPr>
                  <w:rFonts w:cs="Times New Roman"/>
                  <w:snapToGrid/>
                  <w:sz w:val="18"/>
                  <w:lang w:eastAsia="zh-TW"/>
                  <w:rPrChange w:id="882" w:author="Nazer Aminou" w:date="2014-07-02T14:09:00Z">
                    <w:rPr>
                      <w:rFonts w:cs="Times New Roman"/>
                      <w:snapToGrid/>
                      <w:sz w:val="18"/>
                      <w:lang w:val="en-US" w:eastAsia="zh-TW"/>
                    </w:rPr>
                  </w:rPrChange>
                </w:rPr>
                <w:t>es.</w:t>
              </w:r>
            </w:ins>
          </w:p>
        </w:tc>
      </w:tr>
    </w:tbl>
    <w:p w:rsidR="0005403E" w:rsidRDefault="0005403E">
      <w:pPr>
        <w:rPr>
          <w:ins w:id="883" w:author="Nazer Aminou" w:date="2014-07-02T14:11:00Z"/>
        </w:rPr>
        <w:pPrChange w:id="884" w:author="Nazer Aminou" w:date="2014-07-02T14:11:00Z">
          <w:pPr>
            <w:pStyle w:val="Heading2"/>
          </w:pPr>
        </w:pPrChange>
      </w:pPr>
      <w:bookmarkStart w:id="885" w:name="_Toc326913490"/>
      <w:bookmarkStart w:id="886" w:name="_Toc246846983"/>
      <w:bookmarkStart w:id="887" w:name="_Ref284265123"/>
      <w:bookmarkStart w:id="888" w:name="_Ref291163711"/>
      <w:bookmarkEnd w:id="294"/>
    </w:p>
    <w:p w:rsidR="0005403E" w:rsidRDefault="0005403E">
      <w:pPr>
        <w:rPr>
          <w:ins w:id="889" w:author="Nazer Aminou" w:date="2014-07-02T14:11:00Z"/>
        </w:rPr>
        <w:pPrChange w:id="890" w:author="Nazer Aminou" w:date="2014-07-02T14:11:00Z">
          <w:pPr>
            <w:pStyle w:val="Heading2"/>
          </w:pPr>
        </w:pPrChange>
      </w:pPr>
    </w:p>
    <w:p w:rsidR="0005403E" w:rsidRDefault="0005403E">
      <w:pPr>
        <w:rPr>
          <w:ins w:id="891" w:author="Nazer Aminou" w:date="2014-07-02T14:11:00Z"/>
        </w:rPr>
        <w:pPrChange w:id="892" w:author="Nazer Aminou" w:date="2014-07-02T14:11:00Z">
          <w:pPr>
            <w:pStyle w:val="Heading2"/>
          </w:pPr>
        </w:pPrChange>
      </w:pPr>
    </w:p>
    <w:p w:rsidR="0005403E" w:rsidRDefault="0005403E">
      <w:pPr>
        <w:rPr>
          <w:ins w:id="893" w:author="Nazer Aminou" w:date="2014-07-02T14:11:00Z"/>
        </w:rPr>
        <w:pPrChange w:id="894" w:author="Nazer Aminou" w:date="2014-07-02T14:11:00Z">
          <w:pPr>
            <w:pStyle w:val="Heading2"/>
          </w:pPr>
        </w:pPrChange>
      </w:pPr>
    </w:p>
    <w:p w:rsidR="0005403E" w:rsidRDefault="0005403E">
      <w:pPr>
        <w:rPr>
          <w:ins w:id="895" w:author="Nazer Aminou" w:date="2014-07-02T14:11:00Z"/>
        </w:rPr>
        <w:pPrChange w:id="896" w:author="Nazer Aminou" w:date="2014-07-02T14:11:00Z">
          <w:pPr>
            <w:pStyle w:val="Heading2"/>
          </w:pPr>
        </w:pPrChange>
      </w:pPr>
    </w:p>
    <w:p w:rsidR="0005403E" w:rsidRDefault="0005403E">
      <w:pPr>
        <w:rPr>
          <w:ins w:id="897" w:author="Nazer Aminou" w:date="2014-07-02T14:11:00Z"/>
        </w:rPr>
        <w:pPrChange w:id="898" w:author="Nazer Aminou" w:date="2014-07-02T14:11:00Z">
          <w:pPr>
            <w:pStyle w:val="Heading2"/>
          </w:pPr>
        </w:pPrChange>
      </w:pPr>
    </w:p>
    <w:p w:rsidR="0005403E" w:rsidRDefault="0005403E">
      <w:pPr>
        <w:rPr>
          <w:ins w:id="899" w:author="Nazer Aminou" w:date="2014-07-02T14:11:00Z"/>
        </w:rPr>
        <w:pPrChange w:id="900" w:author="Nazer Aminou" w:date="2014-07-02T14:11:00Z">
          <w:pPr>
            <w:pStyle w:val="Heading2"/>
          </w:pPr>
        </w:pPrChange>
      </w:pPr>
    </w:p>
    <w:p w:rsidR="0005403E" w:rsidRDefault="0005403E">
      <w:pPr>
        <w:rPr>
          <w:ins w:id="901" w:author="Nazer Aminou" w:date="2014-07-02T14:11:00Z"/>
        </w:rPr>
        <w:pPrChange w:id="902" w:author="Nazer Aminou" w:date="2014-07-02T14:11:00Z">
          <w:pPr>
            <w:pStyle w:val="Heading2"/>
          </w:pPr>
        </w:pPrChange>
      </w:pPr>
    </w:p>
    <w:p w:rsidR="0005403E" w:rsidRDefault="0005403E">
      <w:pPr>
        <w:rPr>
          <w:ins w:id="903" w:author="Nazer Aminou" w:date="2014-07-02T14:11:00Z"/>
        </w:rPr>
        <w:pPrChange w:id="904" w:author="Nazer Aminou" w:date="2014-07-02T14:11:00Z">
          <w:pPr>
            <w:pStyle w:val="Heading2"/>
          </w:pPr>
        </w:pPrChange>
      </w:pPr>
    </w:p>
    <w:p w:rsidR="0005403E" w:rsidRPr="0005403E" w:rsidRDefault="0005403E">
      <w:pPr>
        <w:rPr>
          <w:ins w:id="905" w:author="Nazer Aminou" w:date="2014-07-02T14:11:00Z"/>
          <w:rPrChange w:id="906" w:author="Nazer Aminou" w:date="2014-07-02T14:11:00Z">
            <w:rPr>
              <w:ins w:id="907" w:author="Nazer Aminou" w:date="2014-07-02T14:11:00Z"/>
            </w:rPr>
          </w:rPrChange>
        </w:rPr>
        <w:pPrChange w:id="908" w:author="Nazer Aminou" w:date="2014-07-02T14:11:00Z">
          <w:pPr>
            <w:pStyle w:val="Heading2"/>
          </w:pPr>
        </w:pPrChange>
      </w:pPr>
    </w:p>
    <w:p w:rsidR="00EE60DA" w:rsidRDefault="00EE60DA" w:rsidP="00EE60DA">
      <w:pPr>
        <w:pStyle w:val="Heading2"/>
      </w:pPr>
      <w:bookmarkStart w:id="909" w:name="_Toc392074178"/>
      <w:r>
        <w:t xml:space="preserve">Dossier </w:t>
      </w:r>
      <w:proofErr w:type="spellStart"/>
      <w:r w:rsidRPr="00B65853">
        <w:rPr>
          <w:i/>
        </w:rPr>
        <w:t>ODAF.WindowsPhone</w:t>
      </w:r>
      <w:bookmarkEnd w:id="885"/>
      <w:bookmarkEnd w:id="909"/>
      <w:proofErr w:type="spellEnd"/>
    </w:p>
    <w:p w:rsidR="00EE60DA" w:rsidRDefault="00EE60DA" w:rsidP="00EE60DA">
      <w:r>
        <w:t xml:space="preserve">Le dossier </w:t>
      </w:r>
      <w:r w:rsidRPr="00BC58FB">
        <w:rPr>
          <w:i/>
        </w:rPr>
        <w:t xml:space="preserve">ODAF. </w:t>
      </w:r>
      <w:proofErr w:type="spellStart"/>
      <w:r w:rsidRPr="00BC58FB">
        <w:rPr>
          <w:i/>
        </w:rPr>
        <w:t>WindowsPhone</w:t>
      </w:r>
      <w:proofErr w:type="spellEnd"/>
      <w:r>
        <w:t xml:space="preserve"> correspond au projet </w:t>
      </w:r>
      <w:proofErr w:type="spellStart"/>
      <w:r w:rsidRPr="00BC58FB">
        <w:rPr>
          <w:i/>
        </w:rPr>
        <w:t>ODAF</w:t>
      </w:r>
      <w:r>
        <w:rPr>
          <w:i/>
        </w:rPr>
        <w:t>.</w:t>
      </w:r>
      <w:r w:rsidRPr="00BC58FB">
        <w:rPr>
          <w:i/>
        </w:rPr>
        <w:t>WindowsPhone</w:t>
      </w:r>
      <w:proofErr w:type="spellEnd"/>
      <w:r>
        <w:t xml:space="preserve"> qui est le projet mobile sur Windows Phone qui consomme (au même titre que l’application </w:t>
      </w:r>
      <w:del w:id="910" w:author="Nazer Aminou" w:date="2014-07-02T18:15:00Z">
        <w:r w:rsidDel="00A31A54">
          <w:delText>Silverlight</w:delText>
        </w:r>
      </w:del>
      <w:ins w:id="911" w:author="Nazer Aminou" w:date="2014-07-02T18:15:00Z">
        <w:r w:rsidR="00A31A54">
          <w:t>Web modè</w:t>
        </w:r>
        <w:r w:rsidR="00A31A54" w:rsidRPr="00A31A54">
          <w:rPr>
            <w:rPrChange w:id="912" w:author="Nazer Aminou" w:date="2014-07-02T18:15:00Z">
              <w:rPr>
                <w:lang w:val="en-US"/>
              </w:rPr>
            </w:rPrChange>
          </w:rPr>
          <w:t>le</w:t>
        </w:r>
      </w:ins>
      <w:r>
        <w:t xml:space="preserve">, l’application Android ou l’application iPhone) les données exposées par la couche de services </w:t>
      </w:r>
      <w:proofErr w:type="spellStart"/>
      <w:r>
        <w:t>RESTful</w:t>
      </w:r>
      <w:proofErr w:type="spellEnd"/>
      <w:r>
        <w:t xml:space="preserve"> du site Web </w:t>
      </w:r>
      <w:r w:rsidRPr="00F8137A">
        <w:t>ODAF</w:t>
      </w:r>
      <w:r>
        <w:rPr>
          <w:i/>
        </w:rPr>
        <w:t>.</w:t>
      </w:r>
    </w:p>
    <w:p w:rsidR="00EE60DA" w:rsidRDefault="00EE60DA" w:rsidP="00EE60DA">
      <w:pPr>
        <w:pStyle w:val="Heading3"/>
      </w:pPr>
      <w:bookmarkStart w:id="913" w:name="_Toc326913491"/>
      <w:bookmarkStart w:id="914" w:name="_Toc392074179"/>
      <w:r>
        <w:t>Organisation projet</w:t>
      </w:r>
      <w:bookmarkEnd w:id="913"/>
      <w:bookmarkEnd w:id="914"/>
    </w:p>
    <w:p w:rsidR="00EE60DA" w:rsidRDefault="00EE60DA" w:rsidP="00EE60DA">
      <w:pPr>
        <w:keepNext/>
        <w:keepLines/>
      </w:pPr>
      <w:r>
        <w:t>Le projet est organisé de la façon suivante :</w:t>
      </w:r>
    </w:p>
    <w:p w:rsidR="00EE60DA" w:rsidRDefault="00EE60DA" w:rsidP="00EE60DA">
      <w:pPr>
        <w:jc w:val="center"/>
      </w:pPr>
      <w:r>
        <w:rPr>
          <w:noProof/>
          <w:snapToGrid/>
          <w:lang w:val="en-US" w:eastAsia="en-US"/>
        </w:rPr>
        <w:drawing>
          <wp:inline distT="0" distB="0" distL="0" distR="0" wp14:anchorId="54CE2DBA" wp14:editId="04BD164F">
            <wp:extent cx="1184400" cy="28332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184400" cy="2833200"/>
                    </a:xfrm>
                    <a:prstGeom prst="rect">
                      <a:avLst/>
                    </a:prstGeom>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Dossier</w:t>
            </w:r>
          </w:p>
        </w:tc>
        <w:tc>
          <w:tcPr>
            <w:tcW w:w="7442"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szCs w:val="20"/>
                <w:lang w:eastAsia="zh-TW"/>
              </w:rPr>
              <w:t>Commands</w:t>
            </w:r>
            <w:proofErr w:type="spellEnd"/>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szCs w:val="20"/>
                <w:lang w:eastAsia="zh-TW"/>
              </w:rPr>
              <w:t xml:space="preserve">Le projet </w:t>
            </w:r>
            <w:proofErr w:type="spellStart"/>
            <w:r w:rsidRPr="00DE3D40">
              <w:rPr>
                <w:rFonts w:cs="Times New Roman"/>
                <w:i/>
                <w:snapToGrid/>
                <w:sz w:val="18"/>
                <w:szCs w:val="20"/>
                <w:lang w:eastAsia="zh-TW"/>
              </w:rPr>
              <w:t>ODAF.WindowsPhone</w:t>
            </w:r>
            <w:proofErr w:type="spellEnd"/>
            <w:r w:rsidRPr="00DE3D40">
              <w:rPr>
                <w:rFonts w:cs="Times New Roman"/>
                <w:snapToGrid/>
                <w:sz w:val="18"/>
                <w:szCs w:val="20"/>
                <w:lang w:eastAsia="zh-TW"/>
              </w:rPr>
              <w:t xml:space="preserve"> respectant l’architecture MVVM, le déclenchement d’un évènement par les interfaces utilisateurs est découplé de l’exécution de code métier associé par le biais de commandes. Une commande sert à faire le lien entre un évènement déclenché sur la vue et le code métier associé qui sera exécuté par le modèle logique de la vue. Le dossier </w:t>
            </w:r>
            <w:proofErr w:type="spellStart"/>
            <w:r w:rsidRPr="00DE3D40">
              <w:rPr>
                <w:rFonts w:cs="Times New Roman"/>
                <w:i/>
                <w:snapToGrid/>
                <w:sz w:val="18"/>
                <w:szCs w:val="20"/>
                <w:lang w:eastAsia="zh-TW"/>
              </w:rPr>
              <w:t>Commands</w:t>
            </w:r>
            <w:proofErr w:type="spellEnd"/>
            <w:r w:rsidRPr="00DE3D40">
              <w:rPr>
                <w:rFonts w:cs="Times New Roman"/>
                <w:snapToGrid/>
                <w:sz w:val="18"/>
                <w:szCs w:val="20"/>
                <w:lang w:eastAsia="zh-TW"/>
              </w:rPr>
              <w:t xml:space="preserve"> fournit la classe </w:t>
            </w:r>
            <w:proofErr w:type="spellStart"/>
            <w:r w:rsidRPr="00DE3D40">
              <w:rPr>
                <w:rFonts w:cs="Times New Roman"/>
                <w:i/>
                <w:snapToGrid/>
                <w:sz w:val="18"/>
                <w:szCs w:val="20"/>
                <w:lang w:eastAsia="zh-TW"/>
              </w:rPr>
              <w:t>DelegateCommand</w:t>
            </w:r>
            <w:proofErr w:type="spellEnd"/>
            <w:r w:rsidRPr="00DE3D40">
              <w:rPr>
                <w:rFonts w:cs="Times New Roman"/>
                <w:snapToGrid/>
                <w:sz w:val="18"/>
                <w:szCs w:val="20"/>
                <w:lang w:eastAsia="zh-TW"/>
              </w:rPr>
              <w:t xml:space="preserve"> qui est une implémentation de l’interface </w:t>
            </w:r>
            <w:proofErr w:type="spellStart"/>
            <w:r w:rsidRPr="00DE3D40">
              <w:rPr>
                <w:rFonts w:cs="Times New Roman"/>
                <w:i/>
                <w:snapToGrid/>
                <w:sz w:val="18"/>
                <w:szCs w:val="20"/>
                <w:lang w:eastAsia="zh-TW"/>
              </w:rPr>
              <w:t>ICommand</w:t>
            </w:r>
            <w:proofErr w:type="spellEnd"/>
            <w:r w:rsidRPr="00DE3D40">
              <w:rPr>
                <w:rFonts w:cs="Times New Roman"/>
                <w:snapToGrid/>
                <w:sz w:val="18"/>
                <w:szCs w:val="20"/>
                <w:lang w:eastAsia="zh-TW"/>
              </w:rPr>
              <w:t xml:space="preserve"> fournie par le Framework Silverlight.</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Converters</w:t>
            </w:r>
            <w:proofErr w:type="spellEnd"/>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 xml:space="preserve">Ce dossier contient des convertisseurs utilisés lors de liaisons de données entre le modèle logique de la vue et la vue. Ces convertisseurs servent par exemple à convertir un booléen en une valeur de l’énumération </w:t>
            </w:r>
            <w:proofErr w:type="spellStart"/>
            <w:r w:rsidRPr="00DE3D40">
              <w:rPr>
                <w:i/>
                <w:sz w:val="18"/>
                <w:szCs w:val="20"/>
              </w:rPr>
              <w:t>Visibility</w:t>
            </w:r>
            <w:proofErr w:type="spellEnd"/>
            <w:r w:rsidRPr="00DE3D40">
              <w:rPr>
                <w:sz w:val="18"/>
                <w:szCs w:val="20"/>
              </w:rPr>
              <w:t xml:space="preserve"> utilisée par les contrôles Silverlight. Ce qui encore une fois permet de découpler le modèle logique de la vue, de la technologie spécifique associé à la vue et augmente le potentiel de réutilisabilité du modèle logique de vue.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Helpers</w:t>
            </w:r>
            <w:proofErr w:type="spellEnd"/>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sert à contenir des « </w:t>
            </w:r>
            <w:proofErr w:type="spellStart"/>
            <w:r w:rsidRPr="00DE3D40">
              <w:rPr>
                <w:sz w:val="18"/>
                <w:szCs w:val="20"/>
              </w:rPr>
              <w:t>helpers</w:t>
            </w:r>
            <w:proofErr w:type="spellEnd"/>
            <w:r w:rsidRPr="00DE3D40">
              <w:rPr>
                <w:sz w:val="18"/>
                <w:szCs w:val="20"/>
              </w:rPr>
              <w:t> » divers et variés. Comme la classe</w:t>
            </w:r>
            <w:r w:rsidRPr="00DE3D40">
              <w:rPr>
                <w:i/>
                <w:sz w:val="18"/>
                <w:szCs w:val="20"/>
              </w:rPr>
              <w:t xml:space="preserve"> </w:t>
            </w:r>
            <w:proofErr w:type="spellStart"/>
            <w:r w:rsidRPr="00DE3D40">
              <w:rPr>
                <w:i/>
                <w:sz w:val="18"/>
                <w:szCs w:val="20"/>
              </w:rPr>
              <w:t>GeoMathHelper</w:t>
            </w:r>
            <w:proofErr w:type="spellEnd"/>
            <w:r w:rsidRPr="00DE3D40">
              <w:rPr>
                <w:i/>
                <w:sz w:val="18"/>
                <w:szCs w:val="20"/>
              </w:rPr>
              <w:t xml:space="preserve"> </w:t>
            </w:r>
            <w:r w:rsidRPr="00DE3D40">
              <w:rPr>
                <w:sz w:val="18"/>
                <w:szCs w:val="20"/>
              </w:rPr>
              <w:t>par exemple.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Images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icônes et images utilisées par le projet.</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lastRenderedPageBreak/>
              <w:t>Models</w:t>
            </w:r>
            <w:proofErr w:type="spellEnd"/>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contient les différents modèles de données représentant les données manipulées par l’application, par exemple les différents points sur la carte, les collections de points et les commentaires associés aux points.</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r w:rsidRPr="00DE3D40">
              <w:rPr>
                <w:rFonts w:cs="Times New Roman"/>
                <w:b/>
                <w:i/>
                <w:snapToGrid/>
                <w:sz w:val="18"/>
                <w:lang w:eastAsia="zh-TW"/>
              </w:rPr>
              <w:t>Services</w:t>
            </w:r>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 xml:space="preserve">Ce dossier contient les différentes classes qui vont permettre de consommer les services utilisés par la solution, que ce soient les services exposés par le site ODAF </w:t>
            </w:r>
            <w:proofErr w:type="spellStart"/>
            <w:r w:rsidRPr="00DE3D40">
              <w:rPr>
                <w:sz w:val="18"/>
                <w:szCs w:val="20"/>
              </w:rPr>
              <w:t>Openturf</w:t>
            </w:r>
            <w:proofErr w:type="spellEnd"/>
            <w:r w:rsidRPr="00DE3D40">
              <w:rPr>
                <w:sz w:val="18"/>
                <w:szCs w:val="20"/>
              </w:rPr>
              <w:t xml:space="preserve"> notamment pour la gestion des commentaires ou bien le service </w:t>
            </w:r>
            <w:proofErr w:type="spellStart"/>
            <w:r w:rsidRPr="00DE3D40">
              <w:rPr>
                <w:sz w:val="18"/>
                <w:szCs w:val="20"/>
              </w:rPr>
              <w:t>Twitpic</w:t>
            </w:r>
            <w:proofErr w:type="spellEnd"/>
            <w:r w:rsidRPr="00DE3D40">
              <w:rPr>
                <w:sz w:val="18"/>
                <w:szCs w:val="20"/>
              </w:rPr>
              <w:t xml:space="preserve"> pour le chargement (</w:t>
            </w:r>
            <w:proofErr w:type="spellStart"/>
            <w:r w:rsidRPr="00DE3D40">
              <w:rPr>
                <w:i/>
                <w:sz w:val="18"/>
                <w:szCs w:val="20"/>
              </w:rPr>
              <w:t>upload</w:t>
            </w:r>
            <w:proofErr w:type="spellEnd"/>
            <w:r w:rsidRPr="00DE3D40">
              <w:rPr>
                <w:sz w:val="18"/>
                <w:szCs w:val="20"/>
              </w:rPr>
              <w:t>) de photos depuis le smartphone.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ViewModels</w:t>
            </w:r>
            <w:proofErr w:type="spellEnd"/>
          </w:p>
        </w:tc>
        <w:tc>
          <w:tcPr>
            <w:tcW w:w="7442" w:type="dxa"/>
          </w:tcPr>
          <w:p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 xml:space="preserve">Ce dossier contient les classes représentant les modèles logiques des vues associées. La logique applicative de ces classes manipule les modèles de données (dossier </w:t>
            </w:r>
            <w:proofErr w:type="spellStart"/>
            <w:r w:rsidRPr="00DE3D40">
              <w:rPr>
                <w:i/>
                <w:sz w:val="18"/>
                <w:szCs w:val="20"/>
              </w:rPr>
              <w:t>Models</w:t>
            </w:r>
            <w:proofErr w:type="spellEnd"/>
            <w:r w:rsidRPr="00DE3D40">
              <w:rPr>
                <w:sz w:val="18"/>
                <w:szCs w:val="20"/>
              </w:rPr>
              <w:t>) et les restitue aux vues qui se chargeront de mettre en forme l’affichage.</w:t>
            </w:r>
          </w:p>
        </w:tc>
      </w:tr>
      <w:tr w:rsidR="00EE60DA" w:rsidRPr="00DE3D40" w:rsidTr="00286F53">
        <w:tc>
          <w:tcPr>
            <w:cnfStyle w:val="001000000000" w:firstRow="0" w:lastRow="0" w:firstColumn="1" w:lastColumn="0" w:oddVBand="0" w:evenVBand="0" w:oddHBand="0" w:evenHBand="0" w:firstRowFirstColumn="0" w:firstRowLastColumn="0" w:lastRowFirstColumn="0" w:lastRowLastColumn="0"/>
            <w:tcW w:w="2589" w:type="dxa"/>
          </w:tcPr>
          <w:p w:rsidR="00EE60DA" w:rsidRPr="00DE3D40" w:rsidRDefault="00EE60DA" w:rsidP="00286F53">
            <w:pPr>
              <w:spacing w:before="60" w:after="60"/>
              <w:ind w:left="764" w:hanging="764"/>
              <w:rPr>
                <w:rFonts w:cs="Times New Roman"/>
                <w:b/>
                <w:i/>
                <w:snapToGrid/>
                <w:sz w:val="18"/>
                <w:lang w:eastAsia="zh-TW"/>
              </w:rPr>
            </w:pPr>
            <w:proofErr w:type="spellStart"/>
            <w:r w:rsidRPr="00DE3D40">
              <w:rPr>
                <w:rFonts w:cs="Times New Roman"/>
                <w:b/>
                <w:i/>
                <w:snapToGrid/>
                <w:sz w:val="18"/>
                <w:lang w:eastAsia="zh-TW"/>
              </w:rPr>
              <w:t>Views</w:t>
            </w:r>
            <w:proofErr w:type="spellEnd"/>
          </w:p>
        </w:tc>
        <w:tc>
          <w:tcPr>
            <w:tcW w:w="7442" w:type="dxa"/>
          </w:tcPr>
          <w:p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vues de l’application (vue principale, vue Facebook et vue Twitter). Ces vues ne contiennent presque aucun code dans leur fichier « </w:t>
            </w:r>
            <w:r w:rsidRPr="00DE3D40">
              <w:rPr>
                <w:i/>
                <w:sz w:val="18"/>
                <w:szCs w:val="20"/>
              </w:rPr>
              <w:t>code-</w:t>
            </w:r>
            <w:proofErr w:type="spellStart"/>
            <w:r w:rsidRPr="00DE3D40">
              <w:rPr>
                <w:i/>
                <w:sz w:val="18"/>
                <w:szCs w:val="20"/>
              </w:rPr>
              <w:t>behind</w:t>
            </w:r>
            <w:proofErr w:type="spellEnd"/>
            <w:r w:rsidRPr="00DE3D40">
              <w:rPr>
                <w:sz w:val="18"/>
                <w:szCs w:val="20"/>
              </w:rPr>
              <w:t xml:space="preserve"> » associé, et pour cause, la logique applicative étant dans les classes contenant le modèle logique des vues (dossier </w:t>
            </w:r>
            <w:proofErr w:type="spellStart"/>
            <w:r w:rsidRPr="00DE3D40">
              <w:rPr>
                <w:i/>
                <w:sz w:val="18"/>
                <w:szCs w:val="20"/>
              </w:rPr>
              <w:t>ViewModels</w:t>
            </w:r>
            <w:proofErr w:type="spellEnd"/>
            <w:r w:rsidRPr="00DE3D40">
              <w:rPr>
                <w:sz w:val="18"/>
                <w:szCs w:val="20"/>
              </w:rPr>
              <w:t>). A l’exception des contrôles de type « </w:t>
            </w:r>
            <w:proofErr w:type="spellStart"/>
            <w:r w:rsidRPr="00DE3D40">
              <w:rPr>
                <w:i/>
                <w:sz w:val="18"/>
                <w:szCs w:val="20"/>
              </w:rPr>
              <w:t>ApplicationBar</w:t>
            </w:r>
            <w:proofErr w:type="spellEnd"/>
            <w:r w:rsidRPr="00DE3D40">
              <w:rPr>
                <w:sz w:val="18"/>
                <w:szCs w:val="20"/>
              </w:rPr>
              <w:t xml:space="preserve"> » qui sont des contrôles un peu spécifiques, puisque ne dérivant pas de la classe </w:t>
            </w:r>
            <w:proofErr w:type="spellStart"/>
            <w:r w:rsidRPr="00DE3D40">
              <w:rPr>
                <w:i/>
                <w:sz w:val="18"/>
                <w:szCs w:val="20"/>
              </w:rPr>
              <w:t>FrameworkElement</w:t>
            </w:r>
            <w:proofErr w:type="spellEnd"/>
            <w:r w:rsidRPr="00DE3D40">
              <w:rPr>
                <w:sz w:val="18"/>
                <w:szCs w:val="20"/>
              </w:rPr>
              <w:t xml:space="preserve"> du Framework </w:t>
            </w:r>
            <w:bookmarkStart w:id="915" w:name="_GoBack"/>
            <w:r w:rsidRPr="00DE3D40">
              <w:rPr>
                <w:sz w:val="18"/>
                <w:szCs w:val="20"/>
              </w:rPr>
              <w:t>Silverligh</w:t>
            </w:r>
            <w:bookmarkEnd w:id="915"/>
            <w:r w:rsidRPr="00DE3D40">
              <w:rPr>
                <w:sz w:val="18"/>
                <w:szCs w:val="20"/>
              </w:rPr>
              <w:t>t. (et ne disposant donc pas de mécanisme de liaison de données par conséquent).</w:t>
            </w:r>
          </w:p>
        </w:tc>
      </w:tr>
    </w:tbl>
    <w:p w:rsidR="00EE60DA" w:rsidRPr="003354A3" w:rsidRDefault="00EE60DA" w:rsidP="00EE60DA"/>
    <w:p w:rsidR="00EE60DA" w:rsidRDefault="00EE60DA" w:rsidP="00EE60DA">
      <w:pPr>
        <w:pStyle w:val="Heading3"/>
      </w:pPr>
      <w:bookmarkStart w:id="916" w:name="_Toc326913492"/>
      <w:bookmarkStart w:id="917" w:name="_Toc392074180"/>
      <w:r>
        <w:t>Eléments de configuration</w:t>
      </w:r>
      <w:bookmarkEnd w:id="916"/>
      <w:bookmarkEnd w:id="917"/>
    </w:p>
    <w:p w:rsidR="00EE60DA" w:rsidRPr="002C23F4" w:rsidRDefault="00EE60DA" w:rsidP="00EE60DA">
      <w:r>
        <w:t xml:space="preserve">Ce projet contient différents éléments de configuration contenus dans le fichier </w:t>
      </w:r>
      <w:proofErr w:type="spellStart"/>
      <w:r w:rsidRPr="002C23F4">
        <w:rPr>
          <w:i/>
        </w:rPr>
        <w:t>App</w:t>
      </w:r>
      <w:r>
        <w:rPr>
          <w:i/>
        </w:rPr>
        <w:t>.xaml</w:t>
      </w:r>
      <w:r w:rsidRPr="002C23F4">
        <w:rPr>
          <w:i/>
        </w:rPr>
        <w:t>.cs</w:t>
      </w:r>
      <w:proofErr w:type="spellEnd"/>
      <w:r>
        <w:t xml:space="preserve"> à la racine du projet.</w:t>
      </w:r>
    </w:p>
    <w:tbl>
      <w:tblPr>
        <w:tblStyle w:val="Listemoyenne2-Accent11"/>
        <w:tblW w:w="10031" w:type="dxa"/>
        <w:tblLayout w:type="fixed"/>
        <w:tblLook w:val="04A0" w:firstRow="1" w:lastRow="0" w:firstColumn="1" w:lastColumn="0" w:noHBand="0" w:noVBand="1"/>
      </w:tblPr>
      <w:tblGrid>
        <w:gridCol w:w="2518"/>
        <w:gridCol w:w="7513"/>
      </w:tblGrid>
      <w:tr w:rsidR="00EE60DA" w:rsidRPr="00DE3D40"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513" w:type="dxa"/>
          </w:tcPr>
          <w:p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E60DA" w:rsidRPr="00DE3D40" w:rsidRDefault="00EE60DA" w:rsidP="00286F53">
            <w:pPr>
              <w:spacing w:before="60" w:after="60"/>
              <w:ind w:left="764" w:hanging="764"/>
              <w:rPr>
                <w:rFonts w:cs="Times New Roman"/>
                <w:b/>
                <w:i/>
                <w:snapToGrid/>
                <w:sz w:val="18"/>
                <w:szCs w:val="20"/>
                <w:lang w:eastAsia="zh-TW"/>
              </w:rPr>
            </w:pPr>
            <w:proofErr w:type="spellStart"/>
            <w:r w:rsidRPr="00DE3D40">
              <w:rPr>
                <w:b/>
                <w:i/>
                <w:sz w:val="18"/>
                <w:szCs w:val="20"/>
              </w:rPr>
              <w:t>App.xaml.cs</w:t>
            </w:r>
            <w:proofErr w:type="spellEnd"/>
          </w:p>
        </w:tc>
        <w:tc>
          <w:tcPr>
            <w:tcW w:w="7513" w:type="dxa"/>
          </w:tcPr>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AppId</w:t>
            </w:r>
            <w:proofErr w:type="spellEnd"/>
            <w:r w:rsidRPr="00DE3D40">
              <w:rPr>
                <w:b/>
                <w:sz w:val="18"/>
              </w:rPr>
              <w:t xml:space="preserve">  </w:t>
            </w:r>
            <w:r w:rsidRPr="00DE3D40">
              <w:rPr>
                <w:sz w:val="18"/>
              </w:rPr>
              <w:t>(ligne 23) :</w:t>
            </w:r>
            <w:r w:rsidRPr="00DE3D40">
              <w:rPr>
                <w:rStyle w:val="apple-style-span"/>
                <w:rFonts w:cstheme="minorHAnsi"/>
                <w:bCs/>
                <w:sz w:val="18"/>
                <w:szCs w:val="20"/>
              </w:rPr>
              <w:t xml:space="preserve"> valeur du champ </w:t>
            </w:r>
            <w:proofErr w:type="spellStart"/>
            <w:r w:rsidRPr="00DE3D40">
              <w:rPr>
                <w:rStyle w:val="apple-style-span"/>
                <w:rFonts w:cstheme="minorHAnsi"/>
                <w:bCs/>
                <w:i/>
                <w:sz w:val="18"/>
                <w:szCs w:val="20"/>
              </w:rPr>
              <w:t>Guid</w:t>
            </w:r>
            <w:proofErr w:type="spellEnd"/>
            <w:r w:rsidRPr="00DE3D40">
              <w:rPr>
                <w:rStyle w:val="apple-style-span"/>
                <w:rFonts w:cstheme="minorHAnsi"/>
                <w:bCs/>
                <w:sz w:val="18"/>
                <w:szCs w:val="20"/>
              </w:rPr>
              <w:t xml:space="preserve"> de votre application dans la table </w:t>
            </w:r>
            <w:proofErr w:type="spellStart"/>
            <w:r w:rsidRPr="00DE3D40">
              <w:rPr>
                <w:rStyle w:val="apple-style-span"/>
                <w:rFonts w:cstheme="minorHAnsi"/>
                <w:bCs/>
                <w:i/>
                <w:sz w:val="18"/>
                <w:szCs w:val="20"/>
              </w:rPr>
              <w:t>OAuthClientApp</w:t>
            </w:r>
            <w:proofErr w:type="spellEnd"/>
            <w:r w:rsidRPr="00DE3D40">
              <w:rPr>
                <w:rStyle w:val="apple-style-span"/>
                <w:rFonts w:cstheme="minorHAnsi"/>
                <w:bCs/>
                <w:sz w:val="18"/>
                <w:szCs w:val="20"/>
              </w:rPr>
              <w:t>.</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BingMapsId</w:t>
            </w:r>
            <w:proofErr w:type="spellEnd"/>
            <w:r w:rsidRPr="00DE3D40">
              <w:rPr>
                <w:b/>
                <w:sz w:val="18"/>
              </w:rPr>
              <w:t xml:space="preserve">  </w:t>
            </w:r>
            <w:r w:rsidRPr="00DE3D40">
              <w:rPr>
                <w:sz w:val="18"/>
              </w:rPr>
              <w:t>(ligne 24) :</w:t>
            </w:r>
            <w:r w:rsidRPr="00DE3D40">
              <w:rPr>
                <w:rStyle w:val="apple-style-span"/>
                <w:rFonts w:cstheme="minorHAnsi"/>
                <w:bCs/>
                <w:sz w:val="18"/>
                <w:szCs w:val="20"/>
              </w:rPr>
              <w:t xml:space="preserve"> (votre) clé de développeur Bing Cartes.</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CenterLocation</w:t>
            </w:r>
            <w:proofErr w:type="spellEnd"/>
            <w:r w:rsidRPr="00DE3D40">
              <w:rPr>
                <w:b/>
                <w:sz w:val="18"/>
              </w:rPr>
              <w:t xml:space="preserve">  </w:t>
            </w:r>
            <w:r w:rsidRPr="00DE3D40">
              <w:rPr>
                <w:sz w:val="18"/>
              </w:rPr>
              <w:t>(ligne 25) :</w:t>
            </w:r>
            <w:r w:rsidRPr="00DE3D40">
              <w:rPr>
                <w:rStyle w:val="apple-style-span"/>
                <w:rFonts w:cstheme="minorHAnsi"/>
                <w:bCs/>
                <w:sz w:val="18"/>
                <w:szCs w:val="20"/>
              </w:rPr>
              <w:t xml:space="preserve"> position initiale de votre carte.</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FacebookAlbumName</w:t>
            </w:r>
            <w:proofErr w:type="spellEnd"/>
            <w:r w:rsidRPr="00DE3D40">
              <w:rPr>
                <w:b/>
                <w:sz w:val="18"/>
              </w:rPr>
              <w:t xml:space="preserve">  </w:t>
            </w:r>
            <w:r w:rsidRPr="00DE3D40">
              <w:rPr>
                <w:sz w:val="18"/>
              </w:rPr>
              <w:t>(ligne 26) :</w:t>
            </w:r>
            <w:r w:rsidRPr="00DE3D40">
              <w:rPr>
                <w:rStyle w:val="apple-style-span"/>
                <w:rFonts w:cstheme="minorHAnsi"/>
                <w:bCs/>
                <w:sz w:val="18"/>
                <w:szCs w:val="20"/>
              </w:rPr>
              <w:t xml:space="preserve"> nom de l’album photo dans lequel seront uploadées les photos des utilisateurs lorsqu’ils les partageront sur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FacebookAlbumDescription</w:t>
            </w:r>
            <w:proofErr w:type="spellEnd"/>
            <w:r w:rsidRPr="00DE3D40">
              <w:rPr>
                <w:b/>
                <w:sz w:val="18"/>
              </w:rPr>
              <w:t xml:space="preserve"> </w:t>
            </w:r>
            <w:r w:rsidRPr="00DE3D40">
              <w:rPr>
                <w:sz w:val="18"/>
              </w:rPr>
              <w:t>(ligne 27) :</w:t>
            </w:r>
            <w:r w:rsidRPr="00DE3D40">
              <w:rPr>
                <w:rStyle w:val="apple-style-span"/>
                <w:rFonts w:cstheme="minorHAnsi"/>
                <w:bCs/>
                <w:sz w:val="18"/>
                <w:szCs w:val="20"/>
              </w:rPr>
              <w:t xml:space="preserve"> description de l’album photo dans lequel seront uploadées les photos des utilisateurs lorsqu’ils les partageront sur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FacebookAppId</w:t>
            </w:r>
            <w:proofErr w:type="spellEnd"/>
            <w:r w:rsidRPr="00DE3D40">
              <w:rPr>
                <w:b/>
                <w:sz w:val="18"/>
              </w:rPr>
              <w:t xml:space="preserve"> </w:t>
            </w:r>
            <w:r w:rsidRPr="00DE3D40">
              <w:rPr>
                <w:sz w:val="18"/>
              </w:rPr>
              <w:t>(ligne 28) :</w:t>
            </w:r>
            <w:r w:rsidRPr="00DE3D40">
              <w:rPr>
                <w:rStyle w:val="apple-style-span"/>
                <w:rFonts w:cstheme="minorHAnsi"/>
                <w:bCs/>
                <w:sz w:val="18"/>
                <w:szCs w:val="20"/>
              </w:rPr>
              <w:t xml:space="preserve"> identifiant de votre application sur votre compte développeur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FacebookExtendedPermissions</w:t>
            </w:r>
            <w:proofErr w:type="spellEnd"/>
            <w:r w:rsidRPr="00DE3D40">
              <w:rPr>
                <w:b/>
                <w:sz w:val="18"/>
              </w:rPr>
              <w:t xml:space="preserve"> </w:t>
            </w:r>
            <w:r w:rsidRPr="00DE3D40">
              <w:rPr>
                <w:sz w:val="18"/>
              </w:rPr>
              <w:t xml:space="preserve">(ligne 29) : </w:t>
            </w:r>
            <w:r w:rsidRPr="00DE3D40">
              <w:rPr>
                <w:rStyle w:val="apple-style-span"/>
                <w:rFonts w:cstheme="minorHAnsi"/>
                <w:bCs/>
                <w:sz w:val="18"/>
                <w:szCs w:val="20"/>
              </w:rPr>
              <w:t>tableau contenant la liste des permissions d’accès demandées par votre application à l’utilisateur Facebook.</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OdafWebsiteUrl</w:t>
            </w:r>
            <w:proofErr w:type="spellEnd"/>
            <w:r w:rsidRPr="00DE3D40">
              <w:rPr>
                <w:b/>
                <w:sz w:val="18"/>
              </w:rPr>
              <w:t xml:space="preserve"> </w:t>
            </w:r>
            <w:r w:rsidRPr="00DE3D40">
              <w:rPr>
                <w:sz w:val="18"/>
              </w:rPr>
              <w:t xml:space="preserve">(ligne 30) : </w:t>
            </w:r>
            <w:r w:rsidRPr="00DE3D40">
              <w:rPr>
                <w:rStyle w:val="apple-style-span"/>
                <w:rFonts w:cstheme="minorHAnsi"/>
                <w:bCs/>
                <w:sz w:val="18"/>
                <w:szCs w:val="20"/>
              </w:rPr>
              <w:t xml:space="preserve">URL de votre site Web ODAF </w:t>
            </w:r>
            <w:proofErr w:type="spellStart"/>
            <w:r w:rsidRPr="00DE3D40">
              <w:rPr>
                <w:rStyle w:val="apple-style-span"/>
                <w:rFonts w:cstheme="minorHAnsi"/>
                <w:bCs/>
                <w:sz w:val="18"/>
                <w:szCs w:val="20"/>
              </w:rPr>
              <w:t>Openturf</w:t>
            </w:r>
            <w:proofErr w:type="spellEnd"/>
            <w:r w:rsidRPr="00DE3D40">
              <w:rPr>
                <w:rStyle w:val="apple-style-span"/>
                <w:rFonts w:cstheme="minorHAnsi"/>
                <w:bCs/>
                <w:sz w:val="18"/>
                <w:szCs w:val="20"/>
              </w:rPr>
              <w:t>.</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OdafWebsiteUrl</w:t>
            </w:r>
            <w:proofErr w:type="spellEnd"/>
            <w:r w:rsidRPr="00DE3D40">
              <w:rPr>
                <w:b/>
                <w:sz w:val="18"/>
              </w:rPr>
              <w:t xml:space="preserve"> </w:t>
            </w:r>
            <w:r w:rsidRPr="00DE3D40">
              <w:rPr>
                <w:sz w:val="18"/>
              </w:rPr>
              <w:t xml:space="preserve">(ligne 30) : </w:t>
            </w:r>
            <w:r w:rsidRPr="00DE3D40">
              <w:rPr>
                <w:rStyle w:val="apple-style-span"/>
                <w:rFonts w:cstheme="minorHAnsi"/>
                <w:bCs/>
                <w:sz w:val="18"/>
                <w:szCs w:val="20"/>
              </w:rPr>
              <w:t xml:space="preserve">URL de votre site Web ODAF </w:t>
            </w:r>
            <w:proofErr w:type="spellStart"/>
            <w:r w:rsidRPr="00DE3D40">
              <w:rPr>
                <w:rStyle w:val="apple-style-span"/>
                <w:rFonts w:cstheme="minorHAnsi"/>
                <w:bCs/>
                <w:sz w:val="18"/>
                <w:szCs w:val="20"/>
              </w:rPr>
              <w:t>Openturf</w:t>
            </w:r>
            <w:proofErr w:type="spellEnd"/>
            <w:r w:rsidRPr="00DE3D40">
              <w:rPr>
                <w:rStyle w:val="apple-style-span"/>
                <w:rFonts w:cstheme="minorHAnsi"/>
                <w:bCs/>
                <w:sz w:val="18"/>
                <w:szCs w:val="20"/>
              </w:rPr>
              <w:t>.</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OdafWebsiteUrl</w:t>
            </w:r>
            <w:proofErr w:type="spellEnd"/>
            <w:r w:rsidRPr="00DE3D40">
              <w:rPr>
                <w:b/>
                <w:sz w:val="18"/>
              </w:rPr>
              <w:t xml:space="preserve"> </w:t>
            </w:r>
            <w:r w:rsidRPr="00DE3D40">
              <w:rPr>
                <w:sz w:val="18"/>
              </w:rPr>
              <w:t xml:space="preserve">(ligne 30) : </w:t>
            </w:r>
            <w:r w:rsidRPr="00DE3D40">
              <w:rPr>
                <w:rStyle w:val="apple-style-span"/>
                <w:rFonts w:cstheme="minorHAnsi"/>
                <w:bCs/>
                <w:sz w:val="18"/>
                <w:szCs w:val="20"/>
              </w:rPr>
              <w:t xml:space="preserve">URL de votre site Web ODAF </w:t>
            </w:r>
            <w:proofErr w:type="spellStart"/>
            <w:r w:rsidRPr="00DE3D40">
              <w:rPr>
                <w:rStyle w:val="apple-style-span"/>
                <w:rFonts w:cstheme="minorHAnsi"/>
                <w:bCs/>
                <w:sz w:val="18"/>
                <w:szCs w:val="20"/>
              </w:rPr>
              <w:t>Openturf</w:t>
            </w:r>
            <w:proofErr w:type="spellEnd"/>
            <w:r w:rsidRPr="00DE3D40">
              <w:rPr>
                <w:rStyle w:val="apple-style-span"/>
                <w:rFonts w:cstheme="minorHAnsi"/>
                <w:bCs/>
                <w:sz w:val="18"/>
                <w:szCs w:val="20"/>
              </w:rPr>
              <w:t>.</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TwitterConsumerKey</w:t>
            </w:r>
            <w:proofErr w:type="spellEnd"/>
            <w:r w:rsidRPr="00DE3D40">
              <w:rPr>
                <w:b/>
                <w:sz w:val="18"/>
              </w:rPr>
              <w:t xml:space="preserve"> </w:t>
            </w:r>
            <w:r w:rsidRPr="00DE3D40">
              <w:rPr>
                <w:sz w:val="18"/>
              </w:rPr>
              <w:t>(ligne 32) :</w:t>
            </w:r>
            <w:r w:rsidRPr="00DE3D40">
              <w:rPr>
                <w:rStyle w:val="apple-style-span"/>
                <w:rFonts w:cstheme="minorHAnsi"/>
                <w:bCs/>
                <w:sz w:val="18"/>
                <w:szCs w:val="20"/>
              </w:rPr>
              <w:t xml:space="preserve"> (votre) clé de consommateur Twitter.</w:t>
            </w:r>
          </w:p>
          <w:p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proofErr w:type="spellStart"/>
            <w:r w:rsidRPr="00DE3D40">
              <w:rPr>
                <w:b/>
                <w:i/>
                <w:sz w:val="18"/>
              </w:rPr>
              <w:t>TwitterConsumerSecret</w:t>
            </w:r>
            <w:proofErr w:type="spellEnd"/>
            <w:r w:rsidRPr="00DE3D40">
              <w:rPr>
                <w:b/>
                <w:sz w:val="18"/>
              </w:rPr>
              <w:t xml:space="preserve"> </w:t>
            </w:r>
            <w:r w:rsidRPr="00DE3D40">
              <w:rPr>
                <w:sz w:val="18"/>
              </w:rPr>
              <w:t>(ligne 33) :</w:t>
            </w:r>
            <w:r w:rsidRPr="00DE3D40">
              <w:rPr>
                <w:rStyle w:val="apple-style-span"/>
                <w:rFonts w:cstheme="minorHAnsi"/>
                <w:bCs/>
                <w:sz w:val="18"/>
                <w:szCs w:val="20"/>
              </w:rPr>
              <w:t xml:space="preserve"> (votre) secret de consommateur Twitter.</w:t>
            </w:r>
          </w:p>
        </w:tc>
      </w:tr>
    </w:tbl>
    <w:p w:rsidR="003C3036" w:rsidRDefault="003C3036">
      <w:pPr>
        <w:rPr>
          <w:ins w:id="918" w:author="Nazer Aminou" w:date="2014-07-02T14:16:00Z"/>
        </w:rPr>
        <w:pPrChange w:id="919" w:author="Nazer Aminou" w:date="2014-07-02T14:15:00Z">
          <w:pPr>
            <w:pStyle w:val="Heading2"/>
          </w:pPr>
        </w:pPrChange>
      </w:pPr>
      <w:bookmarkStart w:id="920" w:name="_Toc326913493"/>
    </w:p>
    <w:p w:rsidR="003C3036" w:rsidRDefault="003C3036">
      <w:pPr>
        <w:rPr>
          <w:ins w:id="921" w:author="Nazer Aminou" w:date="2014-07-02T14:16:00Z"/>
        </w:rPr>
        <w:pPrChange w:id="922" w:author="Nazer Aminou" w:date="2014-07-02T14:15:00Z">
          <w:pPr>
            <w:pStyle w:val="Heading2"/>
          </w:pPr>
        </w:pPrChange>
      </w:pPr>
    </w:p>
    <w:p w:rsidR="003C3036" w:rsidRDefault="003C3036">
      <w:pPr>
        <w:rPr>
          <w:ins w:id="923" w:author="Nazer Aminou" w:date="2014-07-02T14:16:00Z"/>
        </w:rPr>
        <w:pPrChange w:id="924" w:author="Nazer Aminou" w:date="2014-07-02T14:15:00Z">
          <w:pPr>
            <w:pStyle w:val="Heading2"/>
          </w:pPr>
        </w:pPrChange>
      </w:pPr>
    </w:p>
    <w:p w:rsidR="003C3036" w:rsidRPr="003C3036" w:rsidRDefault="003C3036">
      <w:pPr>
        <w:rPr>
          <w:ins w:id="925" w:author="Nazer Aminou" w:date="2014-07-02T14:15:00Z"/>
          <w:rPrChange w:id="926" w:author="Nazer Aminou" w:date="2014-07-02T14:15:00Z">
            <w:rPr>
              <w:ins w:id="927" w:author="Nazer Aminou" w:date="2014-07-02T14:15:00Z"/>
            </w:rPr>
          </w:rPrChange>
        </w:rPr>
        <w:pPrChange w:id="928" w:author="Nazer Aminou" w:date="2014-07-02T14:15:00Z">
          <w:pPr>
            <w:pStyle w:val="Heading2"/>
          </w:pPr>
        </w:pPrChange>
      </w:pPr>
    </w:p>
    <w:p w:rsidR="00EE60DA" w:rsidRDefault="00EE60DA" w:rsidP="00EE60DA">
      <w:pPr>
        <w:pStyle w:val="Heading2"/>
      </w:pPr>
      <w:bookmarkStart w:id="929" w:name="_Toc392074181"/>
      <w:r>
        <w:t>Dépendances</w:t>
      </w:r>
      <w:bookmarkEnd w:id="920"/>
      <w:bookmarkEnd w:id="929"/>
    </w:p>
    <w:p w:rsidR="00EE60DA" w:rsidRDefault="00EE60DA" w:rsidP="00EE60DA">
      <w:r>
        <w:t xml:space="preserve">En termes de dépendances et au-delà des projets présents dans le dossier </w:t>
      </w:r>
      <w:proofErr w:type="spellStart"/>
      <w:r>
        <w:rPr>
          <w:i/>
        </w:rPr>
        <w:t>Libraries</w:t>
      </w:r>
      <w:proofErr w:type="spellEnd"/>
      <w:r>
        <w:t xml:space="preserve">, le kit de démarrage ODAF </w:t>
      </w:r>
      <w:proofErr w:type="spellStart"/>
      <w:r>
        <w:t>Openturf</w:t>
      </w:r>
      <w:proofErr w:type="spellEnd"/>
      <w:r>
        <w:t xml:space="preserve"> nécessite les éléments suivants :</w:t>
      </w:r>
    </w:p>
    <w:p w:rsidR="00EE60DA" w:rsidDel="003C3036" w:rsidRDefault="00EE60DA" w:rsidP="009C29DF">
      <w:pPr>
        <w:pStyle w:val="ListParagraph"/>
        <w:numPr>
          <w:ilvl w:val="0"/>
          <w:numId w:val="20"/>
        </w:numPr>
        <w:contextualSpacing w:val="0"/>
        <w:rPr>
          <w:del w:id="930" w:author="Nazer Aminou" w:date="2014-07-02T14:12:00Z"/>
        </w:rPr>
      </w:pPr>
      <w:del w:id="931" w:author="Nazer Aminou" w:date="2014-07-02T14:12:00Z">
        <w:r w:rsidDel="003C3036">
          <w:delText xml:space="preserve">Le kit de développement Silverlight 4 disponible à l’adresse  </w:delText>
        </w:r>
        <w:r w:rsidR="00D66251" w:rsidDel="003C3036">
          <w:fldChar w:fldCharType="begin"/>
        </w:r>
        <w:r w:rsidR="00D66251" w:rsidDel="003C3036">
          <w:delInstrText xml:space="preserve"> HYPERLINK "http://www.silverlight.net/getstarted/" </w:delInstrText>
        </w:r>
        <w:r w:rsidR="00D66251" w:rsidDel="003C3036">
          <w:fldChar w:fldCharType="separate"/>
        </w:r>
        <w:r w:rsidRPr="000066A7" w:rsidDel="003C3036">
          <w:rPr>
            <w:rStyle w:val="Hyperlink"/>
            <w:rFonts w:eastAsiaTheme="majorEastAsia"/>
          </w:rPr>
          <w:delText>http://www.silverlight.net/getstarted/</w:delText>
        </w:r>
        <w:r w:rsidR="00D66251" w:rsidDel="003C3036">
          <w:rPr>
            <w:rStyle w:val="Hyperlink"/>
            <w:rFonts w:eastAsiaTheme="majorEastAsia"/>
          </w:rPr>
          <w:fldChar w:fldCharType="end"/>
        </w:r>
        <w:r w:rsidDel="003C3036">
          <w:delText> ;</w:delText>
        </w:r>
      </w:del>
    </w:p>
    <w:p w:rsidR="00EE60DA" w:rsidDel="003C3036" w:rsidRDefault="00EE60DA" w:rsidP="009C29DF">
      <w:pPr>
        <w:pStyle w:val="ListParagraph"/>
        <w:numPr>
          <w:ilvl w:val="0"/>
          <w:numId w:val="20"/>
        </w:numPr>
        <w:contextualSpacing w:val="0"/>
        <w:rPr>
          <w:del w:id="932" w:author="Nazer Aminou" w:date="2014-07-02T14:12:00Z"/>
        </w:rPr>
      </w:pPr>
      <w:del w:id="933" w:author="Nazer Aminou" w:date="2014-07-02T14:12:00Z">
        <w:r w:rsidDel="003C3036">
          <w:delText xml:space="preserve">La boite à outils de Silverlight 4 disponible à l’adresse </w:delText>
        </w:r>
        <w:r w:rsidR="00D66251" w:rsidDel="003C3036">
          <w:fldChar w:fldCharType="begin"/>
        </w:r>
        <w:r w:rsidR="00D66251" w:rsidDel="003C3036">
          <w:delInstrText xml:space="preserve"> HYPERLINK "http://silverlight.codeplex.com/" </w:delInstrText>
        </w:r>
        <w:r w:rsidR="00D66251" w:rsidDel="003C3036">
          <w:fldChar w:fldCharType="separate"/>
        </w:r>
        <w:r w:rsidRPr="00C810C1" w:rsidDel="003C3036">
          <w:rPr>
            <w:rStyle w:val="Hyperlink"/>
            <w:rFonts w:eastAsiaTheme="majorEastAsia"/>
          </w:rPr>
          <w:delText>http://silverlight.codeplex.com/</w:delText>
        </w:r>
        <w:r w:rsidR="00D66251" w:rsidDel="003C3036">
          <w:rPr>
            <w:rStyle w:val="Hyperlink"/>
            <w:rFonts w:eastAsiaTheme="majorEastAsia"/>
          </w:rPr>
          <w:fldChar w:fldCharType="end"/>
        </w:r>
        <w:r w:rsidDel="003C3036">
          <w:delText> ;</w:delText>
        </w:r>
      </w:del>
    </w:p>
    <w:p w:rsidR="00EE60DA" w:rsidRDefault="00EE60DA" w:rsidP="003C3036">
      <w:pPr>
        <w:pStyle w:val="ListParagraph"/>
        <w:numPr>
          <w:ilvl w:val="0"/>
          <w:numId w:val="20"/>
        </w:numPr>
        <w:contextualSpacing w:val="0"/>
      </w:pPr>
      <w:r>
        <w:t>Le kit de développement Bing Cartes</w:t>
      </w:r>
      <w:ins w:id="934" w:author="Nazer Aminou" w:date="2014-07-02T14:13:00Z">
        <w:r w:rsidR="003C3036">
          <w:t xml:space="preserve"> Ajax 7.0</w:t>
        </w:r>
      </w:ins>
      <w:r>
        <w:t xml:space="preserve"> </w:t>
      </w:r>
      <w:del w:id="935" w:author="Nazer Aminou" w:date="2014-07-02T14:13:00Z">
        <w:r w:rsidDel="003C3036">
          <w:delText xml:space="preserve">pour Silverlight </w:delText>
        </w:r>
      </w:del>
      <w:r>
        <w:t xml:space="preserve">disponible à l’adresse </w:t>
      </w:r>
      <w:ins w:id="936" w:author="Nazer Aminou" w:date="2014-07-02T14:13:00Z">
        <w:r w:rsidR="003C3036">
          <w:fldChar w:fldCharType="begin"/>
        </w:r>
        <w:r w:rsidR="003C3036">
          <w:instrText xml:space="preserve"> HYPERLINK "http://www.bingmapsportal.com/isdk/ajaxv7%23CreateMap1" </w:instrText>
        </w:r>
        <w:r w:rsidR="003C3036">
          <w:fldChar w:fldCharType="separate"/>
        </w:r>
        <w:r w:rsidR="003C3036" w:rsidRPr="003C3036">
          <w:rPr>
            <w:rStyle w:val="Hyperlink"/>
          </w:rPr>
          <w:t>http://www.bingmapsportal.com/isdk/ajaxv7#CreateMap1</w:t>
        </w:r>
        <w:r w:rsidR="003C3036">
          <w:fldChar w:fldCharType="end"/>
        </w:r>
      </w:ins>
      <w:del w:id="937" w:author="Nazer Aminou" w:date="2014-07-02T14:13:00Z">
        <w:r w:rsidR="00D66251" w:rsidDel="003C3036">
          <w:fldChar w:fldCharType="begin"/>
        </w:r>
        <w:r w:rsidR="00D66251" w:rsidDel="003C3036">
          <w:delInstrText xml:space="preserve"> HYPERLINK "http://www.microsoft.com/downloads/en/details.aspx?displaylang=en&amp;FamilyID=beb29d27-6f0c-494f-b028-1e0e3187e830" </w:delInstrText>
        </w:r>
        <w:r w:rsidR="00D66251" w:rsidDel="003C3036">
          <w:fldChar w:fldCharType="separate"/>
        </w:r>
        <w:r w:rsidRPr="00CE74B0" w:rsidDel="003C3036">
          <w:rPr>
            <w:rStyle w:val="Hyperlink"/>
            <w:rFonts w:eastAsiaTheme="majorEastAsia"/>
          </w:rPr>
          <w:delText>http://www.microsoft.com/downloads/en/details.aspx?displaylang=en&amp;FamilyID=beb29d27-6f0c-494f-b028-1e0e3187e830</w:delText>
        </w:r>
        <w:r w:rsidR="00D66251" w:rsidDel="003C3036">
          <w:rPr>
            <w:rStyle w:val="Hyperlink"/>
            <w:rFonts w:eastAsiaTheme="majorEastAsia"/>
          </w:rPr>
          <w:fldChar w:fldCharType="end"/>
        </w:r>
      </w:del>
      <w:r>
        <w:t> ;</w:t>
      </w:r>
    </w:p>
    <w:p w:rsidR="00EE60DA" w:rsidDel="003C3036" w:rsidRDefault="00EE60DA" w:rsidP="009C29DF">
      <w:pPr>
        <w:pStyle w:val="ListParagraph"/>
        <w:numPr>
          <w:ilvl w:val="0"/>
          <w:numId w:val="20"/>
        </w:numPr>
        <w:contextualSpacing w:val="0"/>
        <w:rPr>
          <w:del w:id="938" w:author="Nazer Aminou" w:date="2014-07-02T14:14:00Z"/>
        </w:rPr>
      </w:pPr>
      <w:del w:id="939" w:author="Nazer Aminou" w:date="2014-07-02T14:14:00Z">
        <w:r w:rsidDel="003C3036">
          <w:delText xml:space="preserve">Le mode étendu du contrôle Bing Cartes pour Silverlight téléchargeable à l’adresse </w:delText>
        </w:r>
        <w:r w:rsidR="00D66251" w:rsidDel="003C3036">
          <w:fldChar w:fldCharType="begin"/>
        </w:r>
        <w:r w:rsidR="00D66251" w:rsidDel="003C3036">
          <w:delInstrText xml:space="preserve"> HYPERLINK "http://connect.microsoft.com/SilverlightMapModesBeta" </w:delInstrText>
        </w:r>
        <w:r w:rsidR="00D66251" w:rsidDel="003C3036">
          <w:fldChar w:fldCharType="separate"/>
        </w:r>
        <w:r w:rsidRPr="00B52FCF" w:rsidDel="003C3036">
          <w:rPr>
            <w:rStyle w:val="Hyperlink"/>
            <w:rFonts w:eastAsiaTheme="majorEastAsia"/>
          </w:rPr>
          <w:delText>http://connect.microsoft.com/SilverlightMapModesBeta</w:delText>
        </w:r>
        <w:r w:rsidR="00D66251" w:rsidDel="003C3036">
          <w:rPr>
            <w:rStyle w:val="Hyperlink"/>
            <w:rFonts w:eastAsiaTheme="majorEastAsia"/>
          </w:rPr>
          <w:fldChar w:fldCharType="end"/>
        </w:r>
        <w:r w:rsidDel="003C3036">
          <w:delText>. Le téléchargement nécessite au préalable une inscription sur le site avec votre Windows Live ID ;</w:delText>
        </w:r>
      </w:del>
    </w:p>
    <w:p w:rsidR="00EE60DA" w:rsidRDefault="00EE60DA" w:rsidP="009C29DF">
      <w:pPr>
        <w:pStyle w:val="ListParagraph"/>
        <w:numPr>
          <w:ilvl w:val="0"/>
          <w:numId w:val="20"/>
        </w:numPr>
        <w:contextualSpacing w:val="0"/>
      </w:pPr>
      <w:r>
        <w:t xml:space="preserve">Les outils de développement pour Windows Azure disponibles à l’adresse </w:t>
      </w:r>
      <w:hyperlink r:id="rId98" w:history="1">
        <w:r w:rsidRPr="00820355">
          <w:rPr>
            <w:rStyle w:val="Hyperlink"/>
            <w:rFonts w:eastAsiaTheme="majorEastAsia"/>
          </w:rPr>
          <w:t>http://www.microsoft.com/windowsazure/sdk/</w:t>
        </w:r>
      </w:hyperlink>
      <w:r>
        <w:t> ;</w:t>
      </w:r>
    </w:p>
    <w:p w:rsidR="00EE60DA" w:rsidRDefault="00EE60DA" w:rsidP="00EE60DA">
      <w:r w:rsidRPr="00DE3D40">
        <w:rPr>
          <w:rStyle w:val="Hyperlink"/>
          <w:rFonts w:eastAsiaTheme="majorEastAsia"/>
          <w:color w:val="auto"/>
          <w:u w:val="none"/>
        </w:rPr>
        <w:t>Par ailleurs, l’application client mobile pour Android référence la</w:t>
      </w:r>
      <w:r>
        <w:rPr>
          <w:rStyle w:val="Hyperlink"/>
          <w:rFonts w:eastAsiaTheme="majorEastAsia"/>
          <w:color w:val="auto"/>
        </w:rPr>
        <w:t xml:space="preserve"> </w:t>
      </w:r>
      <w:r>
        <w:t xml:space="preserve">bibliothèque </w:t>
      </w:r>
      <w:proofErr w:type="spellStart"/>
      <w:r>
        <w:t>JTwitter</w:t>
      </w:r>
      <w:proofErr w:type="spellEnd"/>
      <w:r>
        <w:t>. Cette dernière qui constitue un « </w:t>
      </w:r>
      <w:proofErr w:type="spellStart"/>
      <w:r>
        <w:t>wrapper</w:t>
      </w:r>
      <w:proofErr w:type="spellEnd"/>
      <w:r>
        <w:t xml:space="preserve"> » de l’API Twitter est disponible sous licence libre LGPL à l’adresse </w:t>
      </w:r>
      <w:hyperlink r:id="rId99" w:history="1">
        <w:r w:rsidRPr="000C50D8">
          <w:rPr>
            <w:rStyle w:val="Hyperlink"/>
            <w:rFonts w:eastAsiaTheme="majorEastAsia"/>
          </w:rPr>
          <w:t>http://www.winterwell.com/software/jtwitter.php</w:t>
        </w:r>
      </w:hyperlink>
      <w:r>
        <w:t>. Les deux archives Java  nécessaires sont :</w:t>
      </w:r>
    </w:p>
    <w:p w:rsidR="00EE60DA" w:rsidRPr="00912BA3" w:rsidRDefault="00EE60DA" w:rsidP="009C29DF">
      <w:pPr>
        <w:pStyle w:val="ListParagraph"/>
        <w:numPr>
          <w:ilvl w:val="0"/>
          <w:numId w:val="20"/>
        </w:numPr>
        <w:contextualSpacing w:val="0"/>
        <w:rPr>
          <w:rStyle w:val="Hyperlink"/>
          <w:rFonts w:eastAsiaTheme="majorEastAsia"/>
          <w:color w:val="auto"/>
          <w:lang w:val="en-US"/>
        </w:rPr>
      </w:pPr>
      <w:proofErr w:type="spellStart"/>
      <w:r w:rsidRPr="00912BA3">
        <w:rPr>
          <w:lang w:val="en-US"/>
        </w:rPr>
        <w:t>jtwitter.rar</w:t>
      </w:r>
      <w:proofErr w:type="spellEnd"/>
      <w:r w:rsidRPr="00912BA3">
        <w:rPr>
          <w:lang w:val="en-US"/>
        </w:rPr>
        <w:t xml:space="preserve"> : </w:t>
      </w:r>
      <w:r w:rsidR="004C6B67">
        <w:fldChar w:fldCharType="begin"/>
      </w:r>
      <w:r w:rsidR="004C6B67" w:rsidRPr="00394D83">
        <w:rPr>
          <w:lang w:val="en-US"/>
          <w:rPrChange w:id="940" w:author="Nazer Aminou" w:date="2014-07-02T13:22:00Z">
            <w:rPr/>
          </w:rPrChange>
        </w:rPr>
        <w:instrText xml:space="preserve"> HYPERLINK "http://www.winterwell.com/software/jtwitter/jtwitter.jar" </w:instrText>
      </w:r>
      <w:r w:rsidR="004C6B67">
        <w:fldChar w:fldCharType="separate"/>
      </w:r>
      <w:r w:rsidRPr="00912BA3">
        <w:rPr>
          <w:rStyle w:val="Hyperlink"/>
          <w:rFonts w:eastAsiaTheme="majorEastAsia"/>
          <w:lang w:val="en-US"/>
        </w:rPr>
        <w:t>http://www.winterwell.com/software/jtwitter/jtwitter.jar</w:t>
      </w:r>
      <w:r w:rsidR="004C6B67">
        <w:rPr>
          <w:rStyle w:val="Hyperlink"/>
          <w:rFonts w:eastAsiaTheme="majorEastAsia"/>
          <w:lang w:val="en-US"/>
        </w:rPr>
        <w:fldChar w:fldCharType="end"/>
      </w:r>
      <w:r w:rsidRPr="00912BA3">
        <w:rPr>
          <w:rStyle w:val="Hyperlink"/>
          <w:rFonts w:eastAsiaTheme="majorEastAsia"/>
          <w:lang w:val="en-US"/>
        </w:rPr>
        <w:t xml:space="preserve"> ;</w:t>
      </w:r>
    </w:p>
    <w:p w:rsidR="00EE60DA" w:rsidRPr="00C51161" w:rsidRDefault="00EE60DA" w:rsidP="009C29DF">
      <w:pPr>
        <w:pStyle w:val="ListParagraph"/>
        <w:numPr>
          <w:ilvl w:val="0"/>
          <w:numId w:val="20"/>
        </w:numPr>
        <w:contextualSpacing w:val="0"/>
        <w:rPr>
          <w:rStyle w:val="Hyperlink"/>
          <w:rFonts w:eastAsiaTheme="majorEastAsia"/>
          <w:color w:val="auto"/>
          <w:lang w:val="en-US"/>
        </w:rPr>
      </w:pPr>
      <w:proofErr w:type="spellStart"/>
      <w:r w:rsidRPr="0085207B">
        <w:rPr>
          <w:lang w:val="en-US"/>
        </w:rPr>
        <w:t>signpost.rar</w:t>
      </w:r>
      <w:proofErr w:type="spellEnd"/>
      <w:r>
        <w:rPr>
          <w:lang w:val="en-US"/>
        </w:rPr>
        <w:t xml:space="preserve"> (</w:t>
      </w:r>
      <w:r w:rsidRPr="00B123B4">
        <w:rPr>
          <w:lang w:val="en-US"/>
        </w:rPr>
        <w:t>Simple OAuth message signing for Java</w:t>
      </w:r>
      <w:proofErr w:type="gramStart"/>
      <w:r>
        <w:rPr>
          <w:lang w:val="en-US"/>
        </w:rPr>
        <w:t>)</w:t>
      </w:r>
      <w:r w:rsidRPr="0085207B">
        <w:rPr>
          <w:lang w:val="en-US"/>
        </w:rPr>
        <w:t> :</w:t>
      </w:r>
      <w:proofErr w:type="gramEnd"/>
      <w:r w:rsidRPr="0085207B">
        <w:rPr>
          <w:lang w:val="en-US"/>
        </w:rPr>
        <w:t xml:space="preserve"> </w:t>
      </w:r>
      <w:r w:rsidR="004C6B67">
        <w:fldChar w:fldCharType="begin"/>
      </w:r>
      <w:r w:rsidR="004C6B67" w:rsidRPr="00394D83">
        <w:rPr>
          <w:lang w:val="en-US"/>
          <w:rPrChange w:id="941" w:author="Nazer Aminou" w:date="2014-07-02T13:09:00Z">
            <w:rPr/>
          </w:rPrChange>
        </w:rPr>
        <w:instrText xml:space="preserve"> HYPERLINK "http://oauth-signpost.googlecode.com/files/signpost-core-1.2.1.1.jar" </w:instrText>
      </w:r>
      <w:r w:rsidR="004C6B67">
        <w:fldChar w:fldCharType="separate"/>
      </w:r>
      <w:r w:rsidRPr="0085207B">
        <w:rPr>
          <w:rStyle w:val="Hyperlink"/>
          <w:rFonts w:eastAsiaTheme="majorEastAsia"/>
          <w:lang w:val="en-US"/>
        </w:rPr>
        <w:t>http://oauth-signpost.googl</w:t>
      </w:r>
      <w:r w:rsidRPr="00B123B4">
        <w:rPr>
          <w:rStyle w:val="Hyperlink"/>
          <w:rFonts w:eastAsiaTheme="majorEastAsia"/>
          <w:lang w:val="en-US"/>
        </w:rPr>
        <w:t>ecode.com/files/signpost-core-1.2.1.1.jar</w:t>
      </w:r>
      <w:r w:rsidR="004C6B67">
        <w:rPr>
          <w:rStyle w:val="Hyperlink"/>
          <w:rFonts w:eastAsiaTheme="majorEastAsia"/>
          <w:lang w:val="en-US"/>
        </w:rPr>
        <w:fldChar w:fldCharType="end"/>
      </w:r>
      <w:r>
        <w:rPr>
          <w:rStyle w:val="Hyperlink"/>
          <w:rFonts w:eastAsiaTheme="majorEastAsia"/>
          <w:lang w:val="en-US"/>
        </w:rPr>
        <w:t xml:space="preserve">. </w:t>
      </w:r>
    </w:p>
    <w:p w:rsidR="00EE60DA" w:rsidRPr="00DE3D40" w:rsidRDefault="00EE60DA" w:rsidP="00EE60DA">
      <w:pPr>
        <w:rPr>
          <w:rStyle w:val="Hyperlink"/>
          <w:rFonts w:eastAsiaTheme="majorEastAsia"/>
          <w:color w:val="auto"/>
          <w:u w:val="none"/>
        </w:rPr>
      </w:pPr>
      <w:r w:rsidRPr="00DE3D40">
        <w:rPr>
          <w:rStyle w:val="Hyperlink"/>
          <w:rFonts w:eastAsiaTheme="majorEastAsia"/>
          <w:color w:val="auto"/>
          <w:u w:val="none"/>
        </w:rPr>
        <w:t>Enfin, l’application client mobile pour Windows Phone référence les bibliothèques suivantes disponibles sous licence libre :</w:t>
      </w:r>
    </w:p>
    <w:p w:rsidR="00EE60DA" w:rsidRPr="00DE1C0A" w:rsidRDefault="00EE60DA" w:rsidP="009C29DF">
      <w:pPr>
        <w:pStyle w:val="ListParagraph"/>
        <w:numPr>
          <w:ilvl w:val="0"/>
          <w:numId w:val="20"/>
        </w:numPr>
        <w:contextualSpacing w:val="0"/>
      </w:pPr>
      <w:r>
        <w:t xml:space="preserve">La bibliothèque </w:t>
      </w:r>
      <w:proofErr w:type="spellStart"/>
      <w:r>
        <w:t>TweetSharp</w:t>
      </w:r>
      <w:proofErr w:type="spellEnd"/>
      <w:r>
        <w:t xml:space="preserve"> pour Windows Phone qui constitue un « </w:t>
      </w:r>
      <w:proofErr w:type="spellStart"/>
      <w:r>
        <w:t>wrapper</w:t>
      </w:r>
      <w:proofErr w:type="spellEnd"/>
      <w:r>
        <w:t xml:space="preserve"> » de l’API Twitter est disponible sous licence libre MIT à l’adresse </w:t>
      </w:r>
      <w:hyperlink r:id="rId100" w:history="1">
        <w:r w:rsidRPr="00820355">
          <w:rPr>
            <w:rStyle w:val="Hyperlink"/>
            <w:rFonts w:eastAsiaTheme="majorEastAsia"/>
          </w:rPr>
          <w:t>http://www.softpedia.com/dyn-postdownload.php?p=166939&amp;t=0&amp;i=1</w:t>
        </w:r>
      </w:hyperlink>
      <w:r w:rsidRPr="00DE1C0A">
        <w:rPr>
          <w:rStyle w:val="Hyperlink"/>
          <w:rFonts w:eastAsiaTheme="majorEastAsia"/>
        </w:rPr>
        <w:t xml:space="preserve">. Le code source afférent est disponible à l’adresse </w:t>
      </w:r>
      <w:hyperlink r:id="rId101" w:history="1">
        <w:r w:rsidRPr="007F0BFC">
          <w:rPr>
            <w:rStyle w:val="Hyperlink"/>
            <w:rFonts w:eastAsiaTheme="majorEastAsia"/>
          </w:rPr>
          <w:t>https://github.com/danielcrenna/tweetsharp</w:t>
        </w:r>
      </w:hyperlink>
      <w:r>
        <w:rPr>
          <w:color w:val="000000" w:themeColor="text1"/>
        </w:rPr>
        <w:t xml:space="preserve">. </w:t>
      </w:r>
    </w:p>
    <w:p w:rsidR="00EE60DA" w:rsidRDefault="00EE60DA" w:rsidP="00BF4381">
      <w:pPr>
        <w:ind w:left="720"/>
      </w:pPr>
      <w:r>
        <w:rPr>
          <w:color w:val="000000" w:themeColor="text1"/>
        </w:rPr>
        <w:t xml:space="preserve">Cette bibliothèque utilise les </w:t>
      </w:r>
      <w:r>
        <w:t>modèles T4 de Visual Studio et référence :</w:t>
      </w:r>
    </w:p>
    <w:p w:rsidR="00EE60DA" w:rsidRDefault="00EE60DA" w:rsidP="009C29DF">
      <w:pPr>
        <w:pStyle w:val="ListParagraph"/>
        <w:numPr>
          <w:ilvl w:val="1"/>
          <w:numId w:val="24"/>
        </w:numPr>
        <w:ind w:left="1080" w:hanging="357"/>
        <w:contextualSpacing w:val="0"/>
      </w:pPr>
      <w:r>
        <w:t xml:space="preserve">La </w:t>
      </w:r>
      <w:proofErr w:type="spellStart"/>
      <w:r>
        <w:t>bibilothèque</w:t>
      </w:r>
      <w:proofErr w:type="spellEnd"/>
      <w:r>
        <w:t xml:space="preserve"> </w:t>
      </w:r>
      <w:proofErr w:type="spellStart"/>
      <w:r>
        <w:t>Hammock</w:t>
      </w:r>
      <w:proofErr w:type="spellEnd"/>
      <w:r>
        <w:t xml:space="preserve"> pour Windows Phone, une API client HTTP écrite en C# pour consommer des services </w:t>
      </w:r>
      <w:proofErr w:type="spellStart"/>
      <w:r>
        <w:t>RESful</w:t>
      </w:r>
      <w:proofErr w:type="spellEnd"/>
      <w:r>
        <w:t xml:space="preserve">, et dont le code source est disponible à l’adresse </w:t>
      </w:r>
      <w:hyperlink r:id="rId102" w:history="1">
        <w:r w:rsidRPr="007F0BFC">
          <w:rPr>
            <w:rStyle w:val="Hyperlink"/>
            <w:rFonts w:eastAsiaTheme="majorEastAsia"/>
          </w:rPr>
          <w:t>https://github.com/danielcrenna/hammock</w:t>
        </w:r>
      </w:hyperlink>
      <w:r>
        <w:t xml:space="preserve"> ;</w:t>
      </w:r>
    </w:p>
    <w:p w:rsidR="00EE60DA" w:rsidRDefault="00EE60DA" w:rsidP="009C29DF">
      <w:pPr>
        <w:pStyle w:val="ListParagraph"/>
        <w:numPr>
          <w:ilvl w:val="1"/>
          <w:numId w:val="24"/>
        </w:numPr>
        <w:ind w:left="1080" w:hanging="357"/>
        <w:contextualSpacing w:val="0"/>
      </w:pPr>
      <w:r>
        <w:t xml:space="preserve">La bibliothèque JSon.NET pour Windows Phone disponible sur la forge </w:t>
      </w:r>
      <w:proofErr w:type="spellStart"/>
      <w:r>
        <w:t>CodePlex</w:t>
      </w:r>
      <w:proofErr w:type="spellEnd"/>
      <w:r>
        <w:t xml:space="preserve"> à l’adresse </w:t>
      </w:r>
      <w:hyperlink r:id="rId103" w:history="1">
        <w:r w:rsidRPr="007F0BFC">
          <w:rPr>
            <w:rStyle w:val="Hyperlink"/>
            <w:rFonts w:eastAsiaTheme="majorEastAsia"/>
          </w:rPr>
          <w:t>http://json.codeplex.com</w:t>
        </w:r>
      </w:hyperlink>
      <w:r>
        <w:t> ;</w:t>
      </w:r>
    </w:p>
    <w:p w:rsidR="00EE60DA" w:rsidRDefault="00EE60DA" w:rsidP="009C29DF">
      <w:pPr>
        <w:pStyle w:val="ListParagraph"/>
        <w:numPr>
          <w:ilvl w:val="1"/>
          <w:numId w:val="24"/>
        </w:numPr>
        <w:ind w:left="1080" w:hanging="357"/>
        <w:contextualSpacing w:val="0"/>
      </w:pPr>
      <w:r>
        <w:t xml:space="preserve">La bibliothèque </w:t>
      </w:r>
      <w:proofErr w:type="spellStart"/>
      <w:r>
        <w:t>SharpZipLib</w:t>
      </w:r>
      <w:proofErr w:type="spellEnd"/>
      <w:r>
        <w:t xml:space="preserve"> pour Windows Phone dont le code source et l’assemblage sont disponibles à l’adresse </w:t>
      </w:r>
      <w:hyperlink r:id="rId104" w:history="1">
        <w:r w:rsidRPr="007F0BFC">
          <w:rPr>
            <w:rStyle w:val="Hyperlink"/>
            <w:rFonts w:eastAsiaTheme="majorEastAsia"/>
          </w:rPr>
          <w:t>http://www.icsharpcode.net/OpenSource/SharpZipLib</w:t>
        </w:r>
      </w:hyperlink>
      <w:r>
        <w:t>.</w:t>
      </w:r>
    </w:p>
    <w:p w:rsidR="00EE60DA" w:rsidRPr="00B72DF7" w:rsidRDefault="00EE60DA" w:rsidP="009C29DF">
      <w:pPr>
        <w:pStyle w:val="ListParagraph"/>
        <w:numPr>
          <w:ilvl w:val="0"/>
          <w:numId w:val="20"/>
        </w:numPr>
        <w:contextualSpacing w:val="0"/>
      </w:pPr>
      <w:r>
        <w:t>La bibliothèque Facebook C# SDK pour Windows Phone (</w:t>
      </w:r>
      <w:r w:rsidRPr="00B65853">
        <w:rPr>
          <w:i/>
        </w:rPr>
        <w:t>dossier sl3-wp</w:t>
      </w:r>
      <w:r>
        <w:t xml:space="preserve">) disponible à l’adresse </w:t>
      </w:r>
      <w:hyperlink r:id="rId105" w:history="1">
        <w:r w:rsidRPr="00CC24B5">
          <w:rPr>
            <w:rStyle w:val="Hyperlink"/>
            <w:rFonts w:eastAsiaTheme="majorEastAsia"/>
          </w:rPr>
          <w:t>http://facebooksdk.codeplex.com/</w:t>
        </w:r>
      </w:hyperlink>
      <w:r>
        <w:t xml:space="preserve"> sur la forge </w:t>
      </w:r>
      <w:proofErr w:type="spellStart"/>
      <w:r>
        <w:t>CodePlex</w:t>
      </w:r>
      <w:proofErr w:type="spellEnd"/>
      <w:r>
        <w:t>.</w:t>
      </w:r>
    </w:p>
    <w:p w:rsidR="00EE60DA" w:rsidRDefault="00EE60DA" w:rsidP="00EE60DA">
      <w:pPr>
        <w:pStyle w:val="Heading1"/>
      </w:pPr>
      <w:bookmarkStart w:id="942" w:name="_Toc326913494"/>
      <w:bookmarkStart w:id="943" w:name="_Toc392074182"/>
      <w:r>
        <w:lastRenderedPageBreak/>
        <w:t xml:space="preserve">Compilation des éléments du Kit de démarrage </w:t>
      </w:r>
      <w:bookmarkEnd w:id="886"/>
      <w:bookmarkEnd w:id="887"/>
      <w:bookmarkEnd w:id="888"/>
      <w:r>
        <w:t xml:space="preserve">ODAF </w:t>
      </w:r>
      <w:proofErr w:type="spellStart"/>
      <w:r>
        <w:t>Openturf</w:t>
      </w:r>
      <w:bookmarkEnd w:id="942"/>
      <w:bookmarkEnd w:id="943"/>
      <w:proofErr w:type="spellEnd"/>
    </w:p>
    <w:p w:rsidR="00EE60DA" w:rsidRDefault="00EE60DA" w:rsidP="00EE60DA">
      <w:r>
        <w:t xml:space="preserve">Les </w:t>
      </w:r>
      <w:r w:rsidRPr="000903DF">
        <w:rPr>
          <w:iCs/>
        </w:rPr>
        <w:t>différent</w:t>
      </w:r>
      <w:r>
        <w:rPr>
          <w:iCs/>
        </w:rPr>
        <w:t>e</w:t>
      </w:r>
      <w:r w:rsidRPr="000903DF">
        <w:rPr>
          <w:iCs/>
        </w:rPr>
        <w:t xml:space="preserve">s </w:t>
      </w:r>
      <w:r>
        <w:rPr>
          <w:iCs/>
        </w:rPr>
        <w:t>composantes</w:t>
      </w:r>
      <w:r>
        <w:t xml:space="preserve"> du Kit de démarrage ODAF </w:t>
      </w:r>
      <w:proofErr w:type="spellStart"/>
      <w:r>
        <w:t>Openturf</w:t>
      </w:r>
      <w:proofErr w:type="spellEnd"/>
      <w:r>
        <w:t xml:space="preserve"> (hormis les applications Android et iPhone) peuvent être compilées en utilisant Visual Studio 2010 ou la commande </w:t>
      </w:r>
      <w:proofErr w:type="spellStart"/>
      <w:r w:rsidRPr="00325502">
        <w:rPr>
          <w:i/>
        </w:rPr>
        <w:t>msbuild</w:t>
      </w:r>
      <w:proofErr w:type="spellEnd"/>
      <w:r>
        <w:t xml:space="preserve"> en ligne de commande. Les deux procédures sont décrites dans cette section.</w:t>
      </w:r>
    </w:p>
    <w:p w:rsidR="00EE60DA" w:rsidRDefault="00EE60DA" w:rsidP="00EE60DA">
      <w:pPr>
        <w:pStyle w:val="Heading2"/>
      </w:pPr>
      <w:bookmarkStart w:id="944" w:name="_Toc246846984"/>
      <w:bookmarkStart w:id="945" w:name="_Toc326913495"/>
      <w:bookmarkStart w:id="946" w:name="_Toc392074183"/>
      <w:r>
        <w:t>Compilation des éléments en ligne de commande</w:t>
      </w:r>
      <w:bookmarkEnd w:id="944"/>
      <w:bookmarkEnd w:id="945"/>
      <w:bookmarkEnd w:id="946"/>
    </w:p>
    <w:p w:rsidR="00EE60DA" w:rsidRDefault="00EE60DA" w:rsidP="00EE60DA">
      <w:pPr>
        <w:keepNext/>
      </w:pPr>
      <w:r>
        <w:t>Pour compiler une solution particulière via la ligne de commande, veuillez suivre ces étapes :</w:t>
      </w:r>
    </w:p>
    <w:p w:rsidR="00EE60DA" w:rsidRPr="00F87918" w:rsidRDefault="00EE60DA" w:rsidP="00EE60DA">
      <w:pPr>
        <w:pStyle w:val="ListNumber"/>
        <w:numPr>
          <w:ilvl w:val="0"/>
          <w:numId w:val="2"/>
        </w:numPr>
        <w:rPr>
          <w:noProof/>
        </w:rPr>
      </w:pPr>
      <w:r>
        <w:t xml:space="preserve">Ouvrez l’invite de commande du SDK avec des privilèges administratifs et placez-vous dans le sous-répertoire </w:t>
      </w:r>
      <w:r>
        <w:rPr>
          <w:i/>
          <w:iCs/>
        </w:rPr>
        <w:t>Source</w:t>
      </w:r>
      <w:r>
        <w:t xml:space="preserve"> du répertoire d’installation du Kit de démarrage ODAF </w:t>
      </w:r>
      <w:proofErr w:type="spellStart"/>
      <w:r>
        <w:t>Openturf</w:t>
      </w:r>
      <w:proofErr w:type="spellEnd"/>
      <w:r>
        <w:t>.</w:t>
      </w:r>
    </w:p>
    <w:p w:rsidR="00EE60DA" w:rsidRDefault="00EE60DA" w:rsidP="00EE60DA">
      <w:pPr>
        <w:pStyle w:val="ListNumber"/>
        <w:numPr>
          <w:ilvl w:val="0"/>
          <w:numId w:val="2"/>
        </w:numPr>
        <w:rPr>
          <w:iCs/>
        </w:rPr>
      </w:pPr>
      <w:r>
        <w:t xml:space="preserve">Saisissez </w:t>
      </w:r>
      <w:proofErr w:type="spellStart"/>
      <w:r w:rsidRPr="00C700BD">
        <w:rPr>
          <w:i/>
          <w:iCs/>
        </w:rPr>
        <w:t>msbuild</w:t>
      </w:r>
      <w:proofErr w:type="spellEnd"/>
      <w:r>
        <w:rPr>
          <w:i/>
          <w:iCs/>
        </w:rPr>
        <w:t xml:space="preserve"> ODAF.Website.sln</w:t>
      </w:r>
      <w:r>
        <w:t xml:space="preserve"> sur la ligne de commande. Les éléments relatifs à la solution considérée sont compilés dans le répertoire </w:t>
      </w:r>
      <w:r w:rsidRPr="00C24145">
        <w:rPr>
          <w:i/>
        </w:rPr>
        <w:t>/bin/</w:t>
      </w:r>
      <w:proofErr w:type="spellStart"/>
      <w:r w:rsidRPr="00C24145">
        <w:rPr>
          <w:i/>
        </w:rPr>
        <w:t>Debug</w:t>
      </w:r>
      <w:proofErr w:type="spellEnd"/>
      <w:r>
        <w:rPr>
          <w:i/>
        </w:rPr>
        <w:t xml:space="preserve"> </w:t>
      </w:r>
      <w:r>
        <w:t>relatif au répertoire de chaque projet composant la solution.</w:t>
      </w:r>
    </w:p>
    <w:p w:rsidR="00EE60DA" w:rsidRDefault="00EE60DA" w:rsidP="00EE60DA">
      <w:pPr>
        <w:pStyle w:val="Heading2"/>
      </w:pPr>
      <w:bookmarkStart w:id="947" w:name="_Toc246846985"/>
      <w:bookmarkStart w:id="948" w:name="_Toc326913496"/>
      <w:bookmarkStart w:id="949" w:name="_Toc392074184"/>
      <w:r>
        <w:t>Compilation des éléments en utilisant Visual Studio 20</w:t>
      </w:r>
      <w:bookmarkEnd w:id="947"/>
      <w:r>
        <w:t>10</w:t>
      </w:r>
      <w:bookmarkEnd w:id="948"/>
      <w:bookmarkEnd w:id="949"/>
    </w:p>
    <w:p w:rsidR="00EE60DA" w:rsidRDefault="00EE60DA" w:rsidP="00EE60DA">
      <w:pPr>
        <w:keepNext/>
      </w:pPr>
      <w:r>
        <w:t>Pour compiler une solution particulière via Visual Studio 2010, veuillez suivre ces étapes :</w:t>
      </w:r>
    </w:p>
    <w:p w:rsidR="00EE60DA" w:rsidRPr="00F87918" w:rsidRDefault="00EE60DA" w:rsidP="00EE60DA">
      <w:pPr>
        <w:pStyle w:val="ListNumber"/>
        <w:numPr>
          <w:ilvl w:val="0"/>
          <w:numId w:val="3"/>
        </w:numPr>
        <w:rPr>
          <w:i/>
          <w:iCs/>
        </w:rPr>
      </w:pPr>
      <w:r>
        <w:t xml:space="preserve">Ouvrez Windows Explorer et placez-vous dans le sous-répertoire </w:t>
      </w:r>
      <w:r>
        <w:rPr>
          <w:i/>
          <w:iCs/>
        </w:rPr>
        <w:t>Source</w:t>
      </w:r>
      <w:r>
        <w:t xml:space="preserve"> du répertoire d’installation du Kit de démarrage ODAF </w:t>
      </w:r>
      <w:proofErr w:type="spellStart"/>
      <w:r>
        <w:t>Openturf</w:t>
      </w:r>
      <w:proofErr w:type="spellEnd"/>
      <w:r>
        <w:t>.</w:t>
      </w:r>
    </w:p>
    <w:p w:rsidR="00EE60DA" w:rsidRDefault="00EE60DA" w:rsidP="00EE60DA">
      <w:pPr>
        <w:pStyle w:val="ListNumber"/>
        <w:numPr>
          <w:ilvl w:val="0"/>
          <w:numId w:val="3"/>
        </w:numPr>
      </w:pPr>
      <w:r>
        <w:t>Double-cliquez sur l’icône du fichier .</w:t>
      </w:r>
      <w:proofErr w:type="spellStart"/>
      <w:r w:rsidRPr="00A14765">
        <w:rPr>
          <w:i/>
          <w:noProof/>
        </w:rPr>
        <w:t>sln</w:t>
      </w:r>
      <w:proofErr w:type="spellEnd"/>
      <w:r>
        <w:t xml:space="preserve"> situé dans l’un des dossiers du sous-répertoire </w:t>
      </w:r>
      <w:r>
        <w:rPr>
          <w:i/>
          <w:iCs/>
        </w:rPr>
        <w:t xml:space="preserve">Source </w:t>
      </w:r>
      <w:r>
        <w:t>pour ouvrir le fichier dans l’environnement Visual Studio.</w:t>
      </w:r>
    </w:p>
    <w:p w:rsidR="00EE60DA" w:rsidRDefault="00EE60DA" w:rsidP="00EE60DA">
      <w:pPr>
        <w:pStyle w:val="ListNumber"/>
        <w:numPr>
          <w:ilvl w:val="0"/>
          <w:numId w:val="2"/>
        </w:numPr>
        <w:rPr>
          <w:iCs/>
        </w:rPr>
      </w:pPr>
      <w:r>
        <w:t xml:space="preserve">Dans le menu </w:t>
      </w:r>
      <w:proofErr w:type="spellStart"/>
      <w:r w:rsidRPr="0031556F">
        <w:rPr>
          <w:b/>
        </w:rPr>
        <w:t>Build</w:t>
      </w:r>
      <w:proofErr w:type="spellEnd"/>
      <w:r>
        <w:t xml:space="preserve">, choisissez </w:t>
      </w:r>
      <w:proofErr w:type="spellStart"/>
      <w:r w:rsidRPr="00933D1F">
        <w:rPr>
          <w:b/>
        </w:rPr>
        <w:t>Rebuild</w:t>
      </w:r>
      <w:proofErr w:type="spellEnd"/>
      <w:r w:rsidRPr="00933D1F">
        <w:rPr>
          <w:b/>
        </w:rPr>
        <w:t xml:space="preserve"> Solution</w:t>
      </w:r>
      <w:r>
        <w:t xml:space="preserve">. Tous les éléments relatifs à la solution considérée sont compilés dans les répertoires </w:t>
      </w:r>
      <w:r w:rsidRPr="00B40F93">
        <w:rPr>
          <w:i/>
        </w:rPr>
        <w:t>/bin/</w:t>
      </w:r>
      <w:proofErr w:type="spellStart"/>
      <w:r w:rsidRPr="00B40F93">
        <w:rPr>
          <w:i/>
        </w:rPr>
        <w:t>Debug</w:t>
      </w:r>
      <w:proofErr w:type="spellEnd"/>
      <w:r>
        <w:t xml:space="preserve"> relatifs aux répertoires de chaque projet composant la solution.</w:t>
      </w:r>
    </w:p>
    <w:p w:rsidR="00EE60DA" w:rsidRDefault="00EE60DA" w:rsidP="00EE60DA">
      <w:pPr>
        <w:pStyle w:val="Heading1"/>
      </w:pPr>
      <w:bookmarkStart w:id="950" w:name="_Toc326913497"/>
      <w:bookmarkStart w:id="951" w:name="_Toc392074185"/>
      <w:bookmarkStart w:id="952" w:name="_Toc282507779"/>
      <w:bookmarkStart w:id="953" w:name="_Toc173038099"/>
      <w:bookmarkStart w:id="954" w:name="MTOM"/>
      <w:r>
        <w:lastRenderedPageBreak/>
        <w:t>Mise en œuvre des éléments du Kit de démarrage ODAF Openturf</w:t>
      </w:r>
      <w:bookmarkEnd w:id="950"/>
      <w:bookmarkEnd w:id="951"/>
    </w:p>
    <w:p w:rsidR="00EE60DA" w:rsidRPr="00550FC8" w:rsidRDefault="00EE60DA" w:rsidP="00EE60DA">
      <w:pPr>
        <w:rPr>
          <w:rFonts w:cstheme="minorHAnsi"/>
          <w:kern w:val="24"/>
          <w:szCs w:val="20"/>
        </w:rPr>
      </w:pPr>
      <w:r w:rsidRPr="00550FC8">
        <w:rPr>
          <w:rFonts w:cstheme="minorHAnsi"/>
          <w:kern w:val="24"/>
          <w:szCs w:val="20"/>
        </w:rPr>
        <w:t xml:space="preserve">Le Kit de démarrage </w:t>
      </w:r>
      <w:r>
        <w:rPr>
          <w:rFonts w:cstheme="minorHAnsi"/>
          <w:kern w:val="24"/>
          <w:szCs w:val="20"/>
        </w:rPr>
        <w:t>ODAF Openturf</w:t>
      </w:r>
      <w:r w:rsidRPr="00550FC8">
        <w:rPr>
          <w:rFonts w:cstheme="minorHAnsi"/>
          <w:kern w:val="24"/>
          <w:szCs w:val="20"/>
        </w:rPr>
        <w:t xml:space="preserve"> se présente sous la forme </w:t>
      </w:r>
      <w:r w:rsidRPr="00550FC8">
        <w:rPr>
          <w:rFonts w:cstheme="minorHAnsi"/>
          <w:szCs w:val="20"/>
        </w:rPr>
        <w:t xml:space="preserve">de composants logiciels </w:t>
      </w:r>
      <w:r w:rsidRPr="00550FC8">
        <w:rPr>
          <w:rFonts w:cstheme="minorHAnsi"/>
          <w:kern w:val="24"/>
          <w:szCs w:val="20"/>
        </w:rPr>
        <w:t>qui permettent à toute entité publique :</w:t>
      </w:r>
    </w:p>
    <w:p w:rsidR="00EE60DA" w:rsidRPr="00763AA7" w:rsidRDefault="00EE60DA" w:rsidP="009C29DF">
      <w:pPr>
        <w:pStyle w:val="ListParagraph"/>
        <w:numPr>
          <w:ilvl w:val="0"/>
          <w:numId w:val="17"/>
        </w:numPr>
        <w:ind w:left="714" w:hanging="357"/>
        <w:contextualSpacing w:val="0"/>
        <w:rPr>
          <w:rFonts w:cstheme="minorHAnsi"/>
          <w:kern w:val="24"/>
          <w:szCs w:val="20"/>
        </w:rPr>
      </w:pPr>
      <w:r>
        <w:rPr>
          <w:rFonts w:cstheme="minorHAnsi"/>
          <w:kern w:val="24"/>
          <w:szCs w:val="20"/>
        </w:rPr>
        <w:t>D</w:t>
      </w:r>
      <w:r w:rsidRPr="00763AA7">
        <w:rPr>
          <w:rFonts w:cstheme="minorHAnsi"/>
          <w:kern w:val="24"/>
          <w:szCs w:val="20"/>
        </w:rPr>
        <w:t xml:space="preserve">e </w:t>
      </w:r>
      <w:r>
        <w:rPr>
          <w:rFonts w:cstheme="minorHAnsi"/>
          <w:kern w:val="24"/>
          <w:szCs w:val="20"/>
        </w:rPr>
        <w:t>mettre à disposition de façon attrayante des données publiques sur une carte facilement consultable par les citoyens</w:t>
      </w:r>
      <w:r w:rsidRPr="00763AA7">
        <w:rPr>
          <w:rFonts w:cstheme="minorHAnsi"/>
          <w:kern w:val="24"/>
          <w:szCs w:val="20"/>
        </w:rPr>
        <w:t xml:space="preserve"> </w:t>
      </w:r>
    </w:p>
    <w:p w:rsidR="00EE60DA" w:rsidRPr="00763AA7" w:rsidRDefault="00EE60DA" w:rsidP="009C29DF">
      <w:pPr>
        <w:pStyle w:val="ListParagraph"/>
        <w:numPr>
          <w:ilvl w:val="0"/>
          <w:numId w:val="17"/>
        </w:numPr>
        <w:ind w:left="714" w:hanging="357"/>
        <w:contextualSpacing w:val="0"/>
        <w:rPr>
          <w:rFonts w:cstheme="minorHAnsi"/>
          <w:kern w:val="24"/>
          <w:szCs w:val="20"/>
        </w:rPr>
      </w:pPr>
      <w:r>
        <w:rPr>
          <w:rFonts w:cstheme="minorHAnsi"/>
          <w:kern w:val="24"/>
          <w:szCs w:val="20"/>
        </w:rPr>
        <w:t>De permettre au citoyen de jouer pleinement son rôle en apportant sa contribution et ses idées sur les données publiées par la collectivité territoriale dans le but d’améliorer la qualité des services délivrés.</w:t>
      </w:r>
    </w:p>
    <w:p w:rsidR="00EE60DA" w:rsidRDefault="00EE60DA" w:rsidP="00EE60DA">
      <w:bookmarkStart w:id="955" w:name="OLE_LINK7"/>
      <w:bookmarkStart w:id="956" w:name="OLE_LINK8"/>
      <w:r>
        <w:t xml:space="preserve">La figure suivante illustre les éléments du kit de démarrage ODAF Openturf tels que décrits précédemment dans un contexte de mise en œuvre complète et opérationnelle dans Windows Azure en consommant des flux de données KML exposés par une plateforme OGDI </w:t>
      </w:r>
      <w:r w:rsidR="00BF4381">
        <w:t>DataLab</w:t>
      </w:r>
      <w:r>
        <w:t>.</w:t>
      </w:r>
    </w:p>
    <w:p w:rsidR="00EE60DA" w:rsidRDefault="0050698B" w:rsidP="00EE60DA">
      <w:pPr>
        <w:jc w:val="center"/>
      </w:pPr>
      <w:r w:rsidRPr="00C92200">
        <w:rPr>
          <w:noProof/>
          <w:lang w:val="en-US" w:eastAsia="en-US"/>
        </w:rPr>
        <w:drawing>
          <wp:inline distT="0" distB="0" distL="0" distR="0" wp14:anchorId="34B1D6E9" wp14:editId="258E87F5">
            <wp:extent cx="5569200" cy="5364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69200" cy="5364000"/>
                    </a:xfrm>
                    <a:prstGeom prst="rect">
                      <a:avLst/>
                    </a:prstGeom>
                  </pic:spPr>
                </pic:pic>
              </a:graphicData>
            </a:graphic>
          </wp:inline>
        </w:drawing>
      </w:r>
    </w:p>
    <w:p w:rsidR="00EE60DA" w:rsidRDefault="00EE60DA" w:rsidP="00EE60DA">
      <w:r>
        <w:lastRenderedPageBreak/>
        <w:t xml:space="preserve">La plateforme OGDI </w:t>
      </w:r>
      <w:r w:rsidR="00BF4381">
        <w:t xml:space="preserve">DataLab </w:t>
      </w:r>
      <w:r>
        <w:t xml:space="preserve">est une solution sous licence libre </w:t>
      </w:r>
      <w:r w:rsidR="00BF4381">
        <w:t xml:space="preserve">également disponible sur la </w:t>
      </w:r>
      <w:hyperlink r:id="rId107" w:history="1">
        <w:r w:rsidR="00BF4381" w:rsidRPr="00BF4381">
          <w:rPr>
            <w:rStyle w:val="Hyperlink"/>
          </w:rPr>
          <w:t>forge GitHub</w:t>
        </w:r>
      </w:hyperlink>
      <w:r w:rsidR="00BF4381">
        <w:rPr>
          <w:rStyle w:val="FootnoteReference"/>
          <w:lang w:eastAsia="zh-TW"/>
        </w:rPr>
        <w:footnoteReference w:id="61"/>
      </w:r>
      <w:r w:rsidR="00BF4381">
        <w:t>. Cette plateforme</w:t>
      </w:r>
      <w:r>
        <w:t xml:space="preserve"> permet via ses composants d’exposer des données publiques sous différents formats standardisés (protocoles OData, KML, AtomPub, JSON et JSONP). Il convient de noter qu’une instance de démonstration est publiée à l’adresse </w:t>
      </w:r>
      <w:hyperlink r:id="rId108" w:history="1">
        <w:r w:rsidRPr="00D4156D">
          <w:rPr>
            <w:rStyle w:val="Hyperlink"/>
            <w:rFonts w:eastAsiaTheme="majorEastAsia"/>
          </w:rPr>
          <w:t>http://ogdifrance.cloudapp.net</w:t>
        </w:r>
      </w:hyperlink>
      <w:r>
        <w:t>.</w:t>
      </w:r>
      <w:bookmarkEnd w:id="955"/>
      <w:bookmarkEnd w:id="956"/>
    </w:p>
    <w:p w:rsidR="00EE60DA" w:rsidRDefault="00EE60DA" w:rsidP="00EE60DA">
      <w:pPr>
        <w:rPr>
          <w:rFonts w:cstheme="minorHAnsi"/>
          <w:noProof/>
        </w:rPr>
      </w:pPr>
      <w:r>
        <w:rPr>
          <w:rFonts w:cstheme="minorHAnsi"/>
          <w:noProof/>
        </w:rPr>
        <w:t>Le kit de démarrage ODAF Openturf</w:t>
      </w:r>
      <w:r w:rsidRPr="005211FD">
        <w:rPr>
          <w:rFonts w:cstheme="minorHAnsi"/>
          <w:noProof/>
        </w:rPr>
        <w:t xml:space="preserve"> </w:t>
      </w:r>
      <w:r>
        <w:rPr>
          <w:rFonts w:cstheme="minorHAnsi"/>
          <w:noProof/>
        </w:rPr>
        <w:t>constitue</w:t>
      </w:r>
      <w:r w:rsidRPr="005211FD">
        <w:rPr>
          <w:rFonts w:cstheme="minorHAnsi"/>
          <w:noProof/>
        </w:rPr>
        <w:t xml:space="preserve"> un client naturel du kit de démarrage OGDI</w:t>
      </w:r>
      <w:r>
        <w:rPr>
          <w:rFonts w:cstheme="minorHAnsi"/>
          <w:noProof/>
        </w:rPr>
        <w:t xml:space="preserve"> </w:t>
      </w:r>
      <w:r w:rsidR="00BF4381">
        <w:rPr>
          <w:rFonts w:cstheme="minorHAnsi"/>
          <w:noProof/>
        </w:rPr>
        <w:t xml:space="preserve">DataLab </w:t>
      </w:r>
      <w:r>
        <w:rPr>
          <w:rFonts w:cstheme="minorHAnsi"/>
          <w:noProof/>
        </w:rPr>
        <w:t>et s</w:t>
      </w:r>
      <w:r w:rsidRPr="005211FD">
        <w:rPr>
          <w:rFonts w:cstheme="minorHAnsi"/>
          <w:noProof/>
        </w:rPr>
        <w:t xml:space="preserve">’intègre donc particulièrement bien avec </w:t>
      </w:r>
      <w:r>
        <w:rPr>
          <w:rFonts w:cstheme="minorHAnsi"/>
          <w:noProof/>
        </w:rPr>
        <w:t>c</w:t>
      </w:r>
      <w:r w:rsidRPr="005211FD">
        <w:rPr>
          <w:rFonts w:cstheme="minorHAnsi"/>
          <w:noProof/>
        </w:rPr>
        <w:t xml:space="preserve">e </w:t>
      </w:r>
      <w:r>
        <w:rPr>
          <w:rFonts w:cstheme="minorHAnsi"/>
          <w:noProof/>
        </w:rPr>
        <w:t>dernier. Comme le suggère la figure précédente, votre</w:t>
      </w:r>
      <w:r w:rsidRPr="005211FD">
        <w:rPr>
          <w:rFonts w:cstheme="minorHAnsi"/>
          <w:noProof/>
        </w:rPr>
        <w:t xml:space="preserve"> solution </w:t>
      </w:r>
      <w:r>
        <w:rPr>
          <w:rFonts w:cstheme="minorHAnsi"/>
          <w:noProof/>
        </w:rPr>
        <w:t>ODAF Openturf</w:t>
      </w:r>
      <w:r w:rsidRPr="005211FD">
        <w:rPr>
          <w:rFonts w:cstheme="minorHAnsi"/>
          <w:noProof/>
        </w:rPr>
        <w:t xml:space="preserve"> </w:t>
      </w:r>
      <w:r>
        <w:rPr>
          <w:rFonts w:cstheme="minorHAnsi"/>
          <w:noProof/>
        </w:rPr>
        <w:t>peut être</w:t>
      </w:r>
      <w:r w:rsidRPr="005211FD">
        <w:rPr>
          <w:rFonts w:cstheme="minorHAnsi"/>
          <w:noProof/>
        </w:rPr>
        <w:t xml:space="preserve"> déploy</w:t>
      </w:r>
      <w:r>
        <w:rPr>
          <w:rFonts w:cstheme="minorHAnsi"/>
          <w:noProof/>
        </w:rPr>
        <w:t>ée</w:t>
      </w:r>
      <w:r w:rsidRPr="005211FD">
        <w:rPr>
          <w:rFonts w:cstheme="minorHAnsi"/>
          <w:noProof/>
        </w:rPr>
        <w:t xml:space="preserve"> dans Windows Azure sur le même compte que votre solution OGDI </w:t>
      </w:r>
      <w:r w:rsidR="00BF4381">
        <w:rPr>
          <w:rFonts w:cstheme="minorHAnsi"/>
          <w:noProof/>
        </w:rPr>
        <w:t xml:space="preserve">DataLab </w:t>
      </w:r>
      <w:r w:rsidRPr="005211FD">
        <w:rPr>
          <w:rFonts w:cstheme="minorHAnsi"/>
          <w:noProof/>
        </w:rPr>
        <w:t xml:space="preserve">et </w:t>
      </w:r>
      <w:r>
        <w:rPr>
          <w:rFonts w:cstheme="minorHAnsi"/>
          <w:noProof/>
        </w:rPr>
        <w:t xml:space="preserve">il suffit de </w:t>
      </w:r>
      <w:r w:rsidRPr="005211FD">
        <w:rPr>
          <w:rFonts w:cstheme="minorHAnsi"/>
          <w:noProof/>
        </w:rPr>
        <w:t xml:space="preserve">faire pointer </w:t>
      </w:r>
      <w:r>
        <w:rPr>
          <w:rFonts w:cstheme="minorHAnsi"/>
          <w:noProof/>
        </w:rPr>
        <w:t>celle-ci</w:t>
      </w:r>
      <w:r w:rsidRPr="005211FD">
        <w:rPr>
          <w:rFonts w:cstheme="minorHAnsi"/>
          <w:noProof/>
        </w:rPr>
        <w:t xml:space="preserve"> vers les flux de données KML exposés par la solution OGDI </w:t>
      </w:r>
      <w:r w:rsidR="00BF4381">
        <w:rPr>
          <w:rFonts w:cstheme="minorHAnsi"/>
          <w:noProof/>
        </w:rPr>
        <w:t xml:space="preserve">DataLab </w:t>
      </w:r>
      <w:r w:rsidRPr="005211FD">
        <w:rPr>
          <w:rFonts w:cstheme="minorHAnsi"/>
          <w:noProof/>
        </w:rPr>
        <w:t xml:space="preserve">pour </w:t>
      </w:r>
      <w:r>
        <w:rPr>
          <w:rFonts w:cstheme="minorHAnsi"/>
          <w:noProof/>
        </w:rPr>
        <w:t>disposer rapidement d’</w:t>
      </w:r>
      <w:r w:rsidRPr="005211FD">
        <w:rPr>
          <w:rFonts w:cstheme="minorHAnsi"/>
          <w:noProof/>
        </w:rPr>
        <w:t>une solution complètement fonctionnelle.</w:t>
      </w:r>
    </w:p>
    <w:p w:rsidR="00EE60DA" w:rsidRDefault="00EE60DA" w:rsidP="00EE60DA">
      <w:pPr>
        <w:rPr>
          <w:rFonts w:cstheme="minorHAnsi"/>
          <w:noProof/>
        </w:rPr>
      </w:pPr>
      <w:r>
        <w:rPr>
          <w:rFonts w:cstheme="minorHAnsi"/>
          <w:noProof/>
        </w:rPr>
        <w:t xml:space="preserve">Le document </w:t>
      </w:r>
      <w:r w:rsidRPr="005211FD">
        <w:rPr>
          <w:rFonts w:cstheme="minorHAnsi"/>
          <w:smallCaps/>
          <w:noProof/>
        </w:rPr>
        <w:t xml:space="preserve">Déployer le kit de démarrage </w:t>
      </w:r>
      <w:r>
        <w:rPr>
          <w:rFonts w:cstheme="minorHAnsi"/>
          <w:smallCaps/>
          <w:noProof/>
        </w:rPr>
        <w:t>ODAF Openturf</w:t>
      </w:r>
      <w:r w:rsidRPr="005211FD">
        <w:rPr>
          <w:rFonts w:cstheme="minorHAnsi"/>
          <w:smallCaps/>
          <w:noProof/>
        </w:rPr>
        <w:t xml:space="preserve"> dans Windows Azure</w:t>
      </w:r>
      <w:r>
        <w:rPr>
          <w:rFonts w:cstheme="minorHAnsi"/>
          <w:noProof/>
        </w:rPr>
        <w:t xml:space="preserve"> qui accompagne le kit de démarrage ODAF Openturf décrit les modalités de mise en œuvre des composants ODAF Openturf dans Windows Azure. </w:t>
      </w:r>
    </w:p>
    <w:p w:rsidR="00EE60DA" w:rsidRPr="005211FD" w:rsidRDefault="00EE60DA" w:rsidP="00EE60DA">
      <w:pPr>
        <w:rPr>
          <w:rFonts w:cstheme="minorHAnsi"/>
          <w:noProof/>
        </w:rPr>
      </w:pPr>
      <w:r>
        <w:rPr>
          <w:rFonts w:cstheme="minorHAnsi"/>
          <w:noProof/>
        </w:rPr>
        <w:t xml:space="preserve">De façon similaire, les documents </w:t>
      </w:r>
      <w:r w:rsidRPr="00596FEC">
        <w:rPr>
          <w:rFonts w:cstheme="minorHAnsi"/>
          <w:smallCaps/>
          <w:noProof/>
        </w:rPr>
        <w:t xml:space="preserve">Déployer le kit de démarrage </w:t>
      </w:r>
      <w:r>
        <w:rPr>
          <w:rFonts w:cstheme="minorHAnsi"/>
          <w:smallCaps/>
          <w:noProof/>
        </w:rPr>
        <w:t>ODAF Openturf</w:t>
      </w:r>
      <w:r w:rsidRPr="00596FEC">
        <w:rPr>
          <w:rFonts w:cstheme="minorHAnsi"/>
          <w:smallCaps/>
          <w:noProof/>
        </w:rPr>
        <w:t xml:space="preserve"> pour Android</w:t>
      </w:r>
      <w:r>
        <w:rPr>
          <w:rFonts w:cstheme="minorHAnsi"/>
          <w:noProof/>
        </w:rPr>
        <w:t xml:space="preserve">, </w:t>
      </w:r>
      <w:r w:rsidRPr="00522048">
        <w:rPr>
          <w:smallCaps/>
        </w:rPr>
        <w:t xml:space="preserve">Déployer le kit de démarrage </w:t>
      </w:r>
      <w:r>
        <w:rPr>
          <w:smallCaps/>
        </w:rPr>
        <w:t>ODAF Openturf</w:t>
      </w:r>
      <w:r w:rsidRPr="00522048">
        <w:rPr>
          <w:smallCaps/>
        </w:rPr>
        <w:t xml:space="preserve"> pour iPhone</w:t>
      </w:r>
      <w:r>
        <w:t xml:space="preserve"> et </w:t>
      </w:r>
      <w:r w:rsidRPr="00522048">
        <w:rPr>
          <w:smallCaps/>
        </w:rPr>
        <w:t xml:space="preserve">Déployer le kit de démarrage </w:t>
      </w:r>
      <w:r>
        <w:rPr>
          <w:smallCaps/>
        </w:rPr>
        <w:t>ODAF Openturf</w:t>
      </w:r>
      <w:r w:rsidRPr="00522048">
        <w:rPr>
          <w:smallCaps/>
        </w:rPr>
        <w:t xml:space="preserve"> pour Windows Phone</w:t>
      </w:r>
      <w:r>
        <w:rPr>
          <w:rFonts w:cstheme="minorHAnsi"/>
          <w:noProof/>
        </w:rPr>
        <w:t xml:space="preserve"> </w:t>
      </w:r>
      <w:r>
        <w:t>précisent les prérequis et les modalités de mise en œuvre des applications mobiles à destination des smartphones Android, iPhone et Windows Phone.</w:t>
      </w:r>
    </w:p>
    <w:p w:rsidR="00EE60DA" w:rsidRDefault="00EE60DA" w:rsidP="00EE60DA">
      <w:pPr>
        <w:pStyle w:val="Heading1"/>
      </w:pPr>
      <w:bookmarkStart w:id="957" w:name="_Toc326913498"/>
      <w:bookmarkStart w:id="958" w:name="_Toc392074186"/>
      <w:r>
        <w:lastRenderedPageBreak/>
        <w:t>Pour aller plus loin</w:t>
      </w:r>
      <w:bookmarkEnd w:id="957"/>
      <w:bookmarkEnd w:id="958"/>
    </w:p>
    <w:bookmarkEnd w:id="234"/>
    <w:bookmarkEnd w:id="235"/>
    <w:bookmarkEnd w:id="236"/>
    <w:bookmarkEnd w:id="952"/>
    <w:bookmarkEnd w:id="953"/>
    <w:bookmarkEnd w:id="954"/>
    <w:p w:rsidR="005D4B11" w:rsidRPr="005F77DF" w:rsidRDefault="005D4B11" w:rsidP="005D4B11">
      <w:r w:rsidRPr="005F77DF">
        <w:t xml:space="preserve">Pour de plus amples information sur les solutions  proposées par Microsoft à destination du Secteur Public, nous vous invitons à consulter le </w:t>
      </w:r>
      <w:hyperlink r:id="rId109" w:history="1">
        <w:r w:rsidRPr="005F77DF">
          <w:rPr>
            <w:rStyle w:val="Hyperlink"/>
            <w:rFonts w:eastAsiaTheme="majorEastAsia"/>
          </w:rPr>
          <w:t>site portail Web Microsoft Secteur Public</w:t>
        </w:r>
      </w:hyperlink>
      <w:r w:rsidRPr="005F77DF">
        <w:rPr>
          <w:rStyle w:val="FootnoteReference"/>
        </w:rPr>
        <w:footnoteReference w:id="62"/>
      </w:r>
      <w:r w:rsidRPr="005F77DF">
        <w:t>.</w:t>
      </w:r>
    </w:p>
    <w:p w:rsidR="005D4B11" w:rsidRDefault="005D4B11" w:rsidP="005D4B11">
      <w:pPr>
        <w:spacing w:before="240" w:after="240"/>
      </w:pPr>
      <w:r>
        <w:rPr>
          <w:noProof/>
          <w:snapToGrid/>
          <w:lang w:val="en-US" w:eastAsia="en-US"/>
        </w:rPr>
        <w:drawing>
          <wp:inline distT="0" distB="0" distL="0" distR="0" wp14:anchorId="2A00FCC1" wp14:editId="02ED3CC0">
            <wp:extent cx="2264723" cy="438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66731" cy="438539"/>
                    </a:xfrm>
                    <a:prstGeom prst="rect">
                      <a:avLst/>
                    </a:prstGeom>
                  </pic:spPr>
                </pic:pic>
              </a:graphicData>
            </a:graphic>
          </wp:inline>
        </w:drawing>
      </w:r>
      <w:r w:rsidRPr="005F77DF">
        <w:t xml:space="preserve"> </w:t>
      </w:r>
    </w:p>
    <w:p w:rsidR="005D4B11" w:rsidRPr="005F77DF" w:rsidRDefault="005D4B11" w:rsidP="005D4B11">
      <w:r w:rsidRPr="005F77DF">
        <w:t xml:space="preserve">Pour de plus amples informations sur l'interopérabilité technique des produits et technologies Microsoft avec des logiciels et matériels d'autres fournisseurs, nous vous invitons à consulter le </w:t>
      </w:r>
      <w:hyperlink r:id="rId111" w:history="1">
        <w:r>
          <w:rPr>
            <w:rStyle w:val="Hyperlink"/>
            <w:rFonts w:eastAsiaTheme="majorEastAsia"/>
          </w:rPr>
          <w:t>site portail Web Microsoft Open</w:t>
        </w:r>
      </w:hyperlink>
      <w:r w:rsidRPr="005F77DF">
        <w:rPr>
          <w:rStyle w:val="FootnoteReference"/>
        </w:rPr>
        <w:footnoteReference w:id="63"/>
      </w:r>
      <w:r w:rsidRPr="005F77DF">
        <w:t xml:space="preserve">. </w:t>
      </w:r>
    </w:p>
    <w:p w:rsidR="005D4B11" w:rsidRPr="005F77DF" w:rsidRDefault="005D4B11" w:rsidP="005D4B11">
      <w:r w:rsidRPr="005F77DF">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5D4B11" w:rsidRPr="005F77DF" w:rsidRDefault="005D4B11" w:rsidP="005D4B11">
      <w:r w:rsidRPr="005F77DF">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5D4B11" w:rsidRPr="005F77DF" w:rsidRDefault="005D4B11" w:rsidP="005D4B11">
      <w:r w:rsidRPr="005F77DF">
        <w:t>Avec l’</w:t>
      </w:r>
      <w:hyperlink r:id="rId112" w:history="1">
        <w:r w:rsidRPr="005F77DF">
          <w:rPr>
            <w:rStyle w:val="Hyperlink"/>
            <w:rFonts w:eastAsiaTheme="majorEastAsia"/>
          </w:rPr>
          <w:t>annonce majeure</w:t>
        </w:r>
      </w:hyperlink>
      <w:r w:rsidRPr="005F77DF">
        <w:rPr>
          <w:rStyle w:val="FootnoteReference"/>
        </w:rPr>
        <w:footnoteReference w:id="64"/>
      </w:r>
      <w:r w:rsidRPr="005F77DF">
        <w:t xml:space="preserve"> faite au mois de février 2008,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5D4B11" w:rsidRPr="005F77DF" w:rsidRDefault="005D4B11" w:rsidP="005D4B11">
      <w:r w:rsidRPr="005F77DF">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5D4B11" w:rsidRDefault="005D4B11" w:rsidP="005D4B11">
      <w:r w:rsidRPr="005F77DF">
        <w:t xml:space="preserve">Pour de plus amples informations sur les standards d'interopérabilité et normes internationales que Microsoft soutient ou auxquels Microsoft apporte sa collaboration, nous vous invitons </w:t>
      </w:r>
      <w:r>
        <w:t xml:space="preserve">également </w:t>
      </w:r>
      <w:r w:rsidRPr="005F77DF">
        <w:t>à consulter le</w:t>
      </w:r>
      <w:r>
        <w:t xml:space="preserve"> portail Microsoft Open</w:t>
      </w:r>
      <w:r w:rsidRPr="005F77DF">
        <w:t>.</w:t>
      </w:r>
    </w:p>
    <w:p w:rsidR="005D4B11" w:rsidRPr="005F77DF" w:rsidRDefault="005D4B11" w:rsidP="005D4B11">
      <w:r>
        <w:t>Par ailleurs, a</w:t>
      </w:r>
      <w:r w:rsidRPr="008E7572">
        <w:t xml:space="preserve">fin de promouvoir l’industrie du logiciel sans favoriser un modèle de développement plutôt qu’un autre, nous contribuons depuis 2009 à l’évolution du noyau Linux sous licence GPL. Nous finançons également, et mettons gratuitement à disposition, en mode open source, des logiciels permettant d’échanger des documents issus de différentes suites bureautiques (Microsoft Office, Open Office, </w:t>
      </w:r>
      <w:r>
        <w:t>etc.</w:t>
      </w:r>
      <w:r w:rsidRPr="008E7572">
        <w:t>).</w:t>
      </w:r>
      <w:r>
        <w:t xml:space="preserve"> Nous investissons également dans le projet Apache Hadoop et contribuons à améliorer dans ce cadre les environnements de développement et d’exécution d’Hadoop sur Windows Azure et Windows Server.</w:t>
      </w:r>
    </w:p>
    <w:p w:rsidR="00F7593A" w:rsidRDefault="005D4B11" w:rsidP="005D4B11">
      <w:r w:rsidRPr="005F77DF">
        <w:t xml:space="preserve">Pour de plus amples informations sur les contributions, le financement et la mise à disposition sous licence libre de logiciels de Microsoft, nous vous invitons </w:t>
      </w:r>
      <w:r>
        <w:t xml:space="preserve">également </w:t>
      </w:r>
      <w:r w:rsidRPr="005F77DF">
        <w:t>à consulter le</w:t>
      </w:r>
      <w:r>
        <w:t xml:space="preserve"> portail Microsoft Open</w:t>
      </w:r>
      <w:r w:rsidRPr="005F77DF">
        <w:t>.</w:t>
      </w:r>
    </w:p>
    <w:sectPr w:rsidR="00F7593A" w:rsidSect="00B2326B">
      <w:headerReference w:type="even" r:id="rId113"/>
      <w:headerReference w:type="default" r:id="rId114"/>
      <w:headerReference w:type="first" r:id="rId115"/>
      <w:footerReference w:type="first" r:id="rId116"/>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C9B" w:rsidRDefault="00D97C9B" w:rsidP="00B43F19">
      <w:r>
        <w:separator/>
      </w:r>
    </w:p>
  </w:endnote>
  <w:endnote w:type="continuationSeparator" w:id="0">
    <w:p w:rsidR="00D97C9B" w:rsidRDefault="00D97C9B"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3C3036" w:rsidRPr="005F7DDA" w:rsidRDefault="003C3036" w:rsidP="005F7DDA">
    <w:pPr>
      <w:pStyle w:val="Legalese"/>
      <w:tabs>
        <w:tab w:val="right" w:pos="9072"/>
      </w:tabs>
      <w:spacing w:before="0" w:after="120" w:line="240" w:lineRule="auto"/>
      <w:jc w:val="both"/>
      <w:rPr>
        <w:sz w:val="18"/>
        <w:lang w:val="fr-FR"/>
      </w:rPr>
    </w:pPr>
    <w:r w:rsidRPr="005F7DDA">
      <w:rPr>
        <w:noProof/>
        <w:sz w:val="18"/>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 xml:space="preserve">Ce document est mis à disposition sous licence « Paternité - Partage à l'Identique 3.0 non transposé ». Pour voir une copie de cette licence, visitez http://creativecommons.org/licenses/by-sa/3.0/deed.fr ou écrivez à </w:t>
    </w:r>
    <w:proofErr w:type="spellStart"/>
    <w:r w:rsidRPr="005F7DDA">
      <w:rPr>
        <w:sz w:val="18"/>
        <w:lang w:val="fr-FR"/>
      </w:rPr>
      <w:t>Creative</w:t>
    </w:r>
    <w:proofErr w:type="spellEnd"/>
    <w:r w:rsidRPr="005F7DDA">
      <w:rPr>
        <w:sz w:val="18"/>
        <w:lang w:val="fr-FR"/>
      </w:rPr>
      <w:t xml:space="preserve"> Commons, 444 Castro Street, Suite 900, </w:t>
    </w:r>
    <w:proofErr w:type="spellStart"/>
    <w:r w:rsidRPr="005F7DDA">
      <w:rPr>
        <w:sz w:val="18"/>
        <w:lang w:val="fr-FR"/>
      </w:rPr>
      <w:t>Mountain</w:t>
    </w:r>
    <w:proofErr w:type="spellEnd"/>
    <w:r w:rsidRPr="005F7DDA">
      <w:rPr>
        <w:sz w:val="18"/>
        <w:lang w:val="fr-FR"/>
      </w:rPr>
      <w:t xml:space="preserve"> View, </w:t>
    </w:r>
    <w:proofErr w:type="spellStart"/>
    <w:r w:rsidRPr="005F7DDA">
      <w:rPr>
        <w:sz w:val="18"/>
        <w:lang w:val="fr-FR"/>
      </w:rPr>
      <w:t>California</w:t>
    </w:r>
    <w:proofErr w:type="spellEnd"/>
    <w:r w:rsidRPr="005F7DDA">
      <w:rPr>
        <w:sz w:val="18"/>
        <w:lang w:val="fr-FR"/>
      </w:rPr>
      <w:t>, 94041, USA</w:t>
    </w:r>
  </w:p>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3C3036" w:rsidRPr="005F7DDA" w:rsidRDefault="003C3036" w:rsidP="005F7DDA">
    <w:pPr>
      <w:pStyle w:val="Legalese"/>
      <w:tabs>
        <w:tab w:val="right" w:pos="9072"/>
      </w:tabs>
      <w:spacing w:before="0" w:after="120" w:line="240" w:lineRule="auto"/>
      <w:jc w:val="both"/>
      <w:rPr>
        <w:sz w:val="18"/>
        <w:lang w:val="fr-FR"/>
      </w:rPr>
    </w:pPr>
    <w:r w:rsidRPr="005F7DDA">
      <w:rPr>
        <w:sz w:val="18"/>
        <w:lang w:val="fr-FR"/>
      </w:rPr>
      <w:t>Version 2013-06</w:t>
    </w:r>
  </w:p>
  <w:p w:rsidR="003C3036" w:rsidRDefault="003C3036"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C9B" w:rsidRDefault="00D97C9B" w:rsidP="00B43F19">
      <w:r>
        <w:separator/>
      </w:r>
    </w:p>
  </w:footnote>
  <w:footnote w:type="continuationSeparator" w:id="0">
    <w:p w:rsidR="00D97C9B" w:rsidRDefault="00D97C9B" w:rsidP="00B43F19">
      <w:r>
        <w:continuationSeparator/>
      </w:r>
    </w:p>
  </w:footnote>
  <w:footnote w:id="1">
    <w:p w:rsidR="003C3036" w:rsidRPr="008B7C1A" w:rsidRDefault="003C3036" w:rsidP="00F7593A">
      <w:pPr>
        <w:pStyle w:val="FootnoteText"/>
        <w:rPr>
          <w:lang w:val="en-US"/>
        </w:rPr>
      </w:pPr>
      <w:r>
        <w:rPr>
          <w:rStyle w:val="FootnoteReference"/>
        </w:rPr>
        <w:footnoteRef/>
      </w:r>
      <w:r w:rsidRPr="009D7F87">
        <w:rPr>
          <w:lang w:val="en-US"/>
        </w:rPr>
        <w:t xml:space="preserve"> Solution Open Data </w:t>
      </w:r>
      <w:proofErr w:type="spellStart"/>
      <w:r w:rsidRPr="009D7F87">
        <w:rPr>
          <w:lang w:val="en-US"/>
        </w:rPr>
        <w:t>clé</w:t>
      </w:r>
      <w:proofErr w:type="spellEnd"/>
      <w:r w:rsidRPr="009D7F87">
        <w:rPr>
          <w:lang w:val="en-US"/>
        </w:rPr>
        <w:t xml:space="preserve"> en main: https://mspartner.microsoft.com/fr/fr/Pages/Solutions/Open-Data-Cle-en-main.aspx</w:t>
      </w:r>
    </w:p>
  </w:footnote>
  <w:footnote w:id="2">
    <w:p w:rsidR="003C3036" w:rsidRPr="009D7F87" w:rsidRDefault="003C3036" w:rsidP="00F7593A">
      <w:pPr>
        <w:pStyle w:val="FootnoteText"/>
        <w:rPr>
          <w:lang w:val="en-US"/>
        </w:rPr>
      </w:pPr>
      <w:r>
        <w:rPr>
          <w:rStyle w:val="FootnoteReference"/>
        </w:rPr>
        <w:footnoteRef/>
      </w:r>
      <w:r w:rsidRPr="009D7F87">
        <w:rPr>
          <w:lang w:val="en-US"/>
        </w:rPr>
        <w:t> Blog MSDN Open Data France : http://aka.ms/OpenDataFrance/</w:t>
      </w:r>
    </w:p>
  </w:footnote>
  <w:footnote w:id="3">
    <w:p w:rsidR="003C3036" w:rsidRDefault="003C3036" w:rsidP="00EE60DA">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4">
    <w:p w:rsidR="003C3036" w:rsidRPr="00F63BFF" w:rsidRDefault="003C3036" w:rsidP="00EE60DA">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5">
    <w:p w:rsidR="003C3036" w:rsidDel="00E55709" w:rsidRDefault="003C3036" w:rsidP="00EE60DA">
      <w:pPr>
        <w:pStyle w:val="FootnoteText"/>
        <w:rPr>
          <w:del w:id="247" w:author="Nazer Aminou" w:date="2014-07-01T15:48:00Z"/>
        </w:rPr>
      </w:pPr>
      <w:del w:id="248" w:author="Nazer Aminou" w:date="2014-07-01T15:48:00Z">
        <w:r w:rsidDel="00E55709">
          <w:rPr>
            <w:rStyle w:val="FootnoteReference"/>
          </w:rPr>
          <w:footnoteRef/>
        </w:r>
        <w:r w:rsidDel="00E55709">
          <w:delText xml:space="preserve"> Technologie Silverlight : </w:delText>
        </w:r>
        <w:r w:rsidRPr="00B52A49" w:rsidDel="00E55709">
          <w:delText>http://www.silverlight.net/</w:delText>
        </w:r>
      </w:del>
    </w:p>
  </w:footnote>
  <w:footnote w:id="6">
    <w:p w:rsidR="003C3036" w:rsidRPr="00B52A49" w:rsidRDefault="003C3036" w:rsidP="00EE60DA">
      <w:pPr>
        <w:pStyle w:val="FootnoteText"/>
      </w:pPr>
      <w:r>
        <w:rPr>
          <w:rStyle w:val="FootnoteReference"/>
        </w:rPr>
        <w:footnoteRef/>
      </w:r>
      <w:r w:rsidRPr="00B52A49">
        <w:t xml:space="preserve"> Technologie </w:t>
      </w:r>
      <w:r>
        <w:t xml:space="preserve">ASP.NET MVC </w:t>
      </w:r>
      <w:r w:rsidRPr="00B52A49">
        <w:t>: http://www.asp.net/mvc</w:t>
      </w:r>
    </w:p>
  </w:footnote>
  <w:footnote w:id="7">
    <w:p w:rsidR="003C3036" w:rsidRPr="002007A9" w:rsidRDefault="003C3036" w:rsidP="00EE60DA">
      <w:pPr>
        <w:pStyle w:val="FootnoteText"/>
        <w:rPr>
          <w:lang w:val="en-US"/>
        </w:rPr>
      </w:pPr>
      <w:r>
        <w:rPr>
          <w:rStyle w:val="FootnoteReference"/>
        </w:rPr>
        <w:footnoteRef/>
      </w:r>
      <w:r w:rsidRPr="002007A9">
        <w:rPr>
          <w:lang w:val="en-US"/>
        </w:rPr>
        <w:t xml:space="preserve"> </w:t>
      </w:r>
      <w:r>
        <w:rPr>
          <w:lang w:val="en-US"/>
        </w:rPr>
        <w:t xml:space="preserve">Windows Phone Mango : </w:t>
      </w:r>
      <w:r w:rsidRPr="002007A9">
        <w:rPr>
          <w:lang w:val="en-US"/>
        </w:rPr>
        <w:t>http://www.microsoft.com/windowsphone/en-us/cmpn/mango-overview.aspx</w:t>
      </w:r>
    </w:p>
  </w:footnote>
  <w:footnote w:id="8">
    <w:p w:rsidR="003C3036" w:rsidRPr="001629D3" w:rsidRDefault="003C3036" w:rsidP="00EE60DA">
      <w:pPr>
        <w:pStyle w:val="FootnoteText"/>
        <w:rPr>
          <w:lang w:val="en-US"/>
        </w:rPr>
      </w:pPr>
      <w:r>
        <w:rPr>
          <w:rStyle w:val="FootnoteReference"/>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9">
    <w:p w:rsidR="003C3036" w:rsidRPr="00365222" w:rsidDel="00A31A54" w:rsidRDefault="003C3036" w:rsidP="00EE60DA">
      <w:pPr>
        <w:pStyle w:val="FootnoteText"/>
        <w:rPr>
          <w:del w:id="251" w:author="Nazer Aminou" w:date="2014-07-02T18:13:00Z"/>
          <w:lang w:val="en-US"/>
        </w:rPr>
      </w:pPr>
      <w:del w:id="252" w:author="Nazer Aminou" w:date="2014-07-02T18:13:00Z">
        <w:r w:rsidDel="00A31A54">
          <w:rPr>
            <w:rStyle w:val="FootnoteReference"/>
          </w:rPr>
          <w:footnoteRef/>
        </w:r>
        <w:r w:rsidRPr="00365222" w:rsidDel="00A31A54">
          <w:rPr>
            <w:lang w:val="en-US"/>
          </w:rPr>
          <w:delText> </w:delText>
        </w:r>
        <w:r w:rsidRPr="00365222" w:rsidDel="00A31A54">
          <w:rPr>
            <w:lang w:val="en-US" w:eastAsia="zh-TW"/>
          </w:rPr>
          <w:delText xml:space="preserve">Microsoft </w:delText>
        </w:r>
        <w:r w:rsidDel="00A31A54">
          <w:rPr>
            <w:lang w:val="en-US" w:eastAsia="zh-TW"/>
          </w:rPr>
          <w:delText>Silverlight 4 Training Course</w:delText>
        </w:r>
        <w:r w:rsidRPr="00365222" w:rsidDel="00A31A54">
          <w:rPr>
            <w:lang w:val="en-US" w:eastAsia="zh-TW"/>
          </w:rPr>
          <w:delText xml:space="preserve"> </w:delText>
        </w:r>
        <w:r w:rsidRPr="00365222" w:rsidDel="00A31A54">
          <w:rPr>
            <w:lang w:val="en-US"/>
          </w:rPr>
          <w:delText xml:space="preserve">: </w:delText>
        </w:r>
        <w:r w:rsidRPr="004D61AA" w:rsidDel="00A31A54">
          <w:rPr>
            <w:lang w:val="en-US"/>
          </w:rPr>
          <w:delText>http://msdn.microsoft.com/en-us/silverlight4trainingcourse.aspx</w:delText>
        </w:r>
      </w:del>
    </w:p>
  </w:footnote>
  <w:footnote w:id="10">
    <w:p w:rsidR="003C3036" w:rsidRPr="00CD1345" w:rsidRDefault="003C3036" w:rsidP="00EE60DA">
      <w:pPr>
        <w:pStyle w:val="FootnoteText"/>
        <w:rPr>
          <w:lang w:val="en-US"/>
        </w:rPr>
      </w:pPr>
      <w:r>
        <w:rPr>
          <w:rStyle w:val="FootnoteReference"/>
        </w:rPr>
        <w:footnoteRef/>
      </w:r>
      <w:r w:rsidRPr="00CD1345">
        <w:rPr>
          <w:lang w:val="en-US"/>
        </w:rPr>
        <w:t xml:space="preserve"> Windows Phone Mango Training Kit : http://msdn.microsoft.com/en-us/wp7trainingcourse.aspx</w:t>
      </w:r>
    </w:p>
  </w:footnote>
  <w:footnote w:id="11">
    <w:p w:rsidR="003C3036" w:rsidRPr="00CE00DB" w:rsidRDefault="003C3036" w:rsidP="00EE60DA">
      <w:pPr>
        <w:pStyle w:val="FootnoteText"/>
        <w:rPr>
          <w:lang w:val="en-US"/>
        </w:rPr>
      </w:pPr>
      <w:r>
        <w:rPr>
          <w:rStyle w:val="FootnoteReference"/>
        </w:rPr>
        <w:footnoteRef/>
      </w:r>
      <w:r w:rsidRPr="00CE00DB">
        <w:rPr>
          <w:lang w:val="en-US"/>
        </w:rPr>
        <w:t> </w:t>
      </w:r>
      <w:r>
        <w:rPr>
          <w:lang w:val="en-US"/>
        </w:rPr>
        <w:t xml:space="preserve">Windows Azure Team Blog </w:t>
      </w:r>
      <w:r w:rsidRPr="00CE00DB">
        <w:rPr>
          <w:lang w:val="en-US"/>
        </w:rPr>
        <w:t>: http://blogs.msdn.com/b/windowsazure/</w:t>
      </w:r>
    </w:p>
  </w:footnote>
  <w:footnote w:id="12">
    <w:p w:rsidR="003C3036" w:rsidRPr="00060A71" w:rsidRDefault="003C3036" w:rsidP="00EE60DA">
      <w:pPr>
        <w:pStyle w:val="FootnoteText"/>
        <w:rPr>
          <w:lang w:val="en-US"/>
        </w:rPr>
      </w:pPr>
      <w:r>
        <w:rPr>
          <w:rStyle w:val="FootnoteReference"/>
        </w:rPr>
        <w:footnoteRef/>
      </w:r>
      <w:r w:rsidRPr="00060A71">
        <w:rPr>
          <w:lang w:val="en-US"/>
        </w:rPr>
        <w:t> </w:t>
      </w:r>
      <w:r w:rsidRPr="00060A71">
        <w:rPr>
          <w:rFonts w:cstheme="minorHAnsi"/>
          <w:smallCaps/>
          <w:lang w:val="en-US" w:eastAsia="zh-TW"/>
        </w:rPr>
        <w:t xml:space="preserve">Developer's Guide to Social Programming: Building Social Context Using Facebook, Google Friend Connect, and the Twitter  API </w:t>
      </w:r>
      <w:r w:rsidRPr="00060A71">
        <w:rPr>
          <w:lang w:val="en-US"/>
        </w:rPr>
        <w:t>: http://www.amazon.fr/Developers-Guide-Social-Programming-Building/dp/0321680774/ref=sr_1_1?ie=UTF8&amp;qid=1313055760&amp;sr=8-1</w:t>
      </w:r>
    </w:p>
  </w:footnote>
  <w:footnote w:id="13">
    <w:p w:rsidR="003C3036" w:rsidRPr="00F43EE6" w:rsidRDefault="003C3036" w:rsidP="00EE60DA">
      <w:pPr>
        <w:pStyle w:val="FootnoteText"/>
        <w:rPr>
          <w:lang w:val="en-US"/>
        </w:rPr>
      </w:pPr>
      <w:r>
        <w:rPr>
          <w:rStyle w:val="FootnoteReference"/>
        </w:rPr>
        <w:footnoteRef/>
      </w:r>
      <w:r w:rsidRPr="00F43EE6">
        <w:rPr>
          <w:lang w:val="en-US"/>
        </w:rPr>
        <w:t> </w:t>
      </w:r>
      <w:r w:rsidRPr="004D260B">
        <w:rPr>
          <w:smallCaps/>
          <w:lang w:val="en-US"/>
        </w:rPr>
        <w:t>Professional Twitter Development: With Examples in .NET 3.5</w:t>
      </w:r>
      <w:r>
        <w:rPr>
          <w:smallCaps/>
          <w:lang w:val="en-US"/>
        </w:rPr>
        <w:t xml:space="preserve"> </w:t>
      </w:r>
      <w:r w:rsidRPr="00F43EE6">
        <w:rPr>
          <w:lang w:val="en-US"/>
        </w:rPr>
        <w:t>:</w:t>
      </w:r>
      <w:r>
        <w:rPr>
          <w:lang w:val="en-US"/>
        </w:rPr>
        <w:t xml:space="preserve"> </w:t>
      </w:r>
      <w:r w:rsidRPr="004D260B">
        <w:rPr>
          <w:lang w:val="en-US"/>
        </w:rPr>
        <w:t>http://www.wrox.com/WileyCDA/WroxTitle/Professional-Twitter-Development-With-Examples-in-NET-3-5.productCd-0470531320.html</w:t>
      </w:r>
    </w:p>
  </w:footnote>
  <w:footnote w:id="14">
    <w:p w:rsidR="003C3036" w:rsidRPr="00CC681B" w:rsidRDefault="003C3036" w:rsidP="00EE60DA">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15">
    <w:p w:rsidR="003C3036" w:rsidRDefault="003C3036" w:rsidP="00EE60DA">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16">
    <w:p w:rsidR="003C3036" w:rsidRDefault="003C3036" w:rsidP="00EE60DA">
      <w:pPr>
        <w:pStyle w:val="FootnoteText"/>
      </w:pPr>
      <w:r>
        <w:rPr>
          <w:rStyle w:val="FootnoteReference"/>
        </w:rPr>
        <w:footnoteRef/>
      </w:r>
      <w:r>
        <w:t> </w:t>
      </w:r>
      <w:r w:rsidRPr="00027889">
        <w:rPr>
          <w:rFonts w:cstheme="minorHAnsi"/>
          <w:iCs/>
          <w:color w:val="000000" w:themeColor="text1"/>
        </w:rPr>
        <w:t xml:space="preserve">Conférence </w:t>
      </w:r>
      <w:hyperlink r:id="rId1" w:history="1">
        <w:r w:rsidRPr="00027889">
          <w:rPr>
            <w:rFonts w:cstheme="minorHAnsi"/>
            <w:bCs/>
            <w:iCs/>
            <w:smallCaps/>
            <w:color w:val="000000" w:themeColor="text1"/>
          </w:rPr>
          <w:t>L’Open Data, et nous, et nous et nous ?</w:t>
        </w:r>
      </w:hyperlink>
      <w:r w:rsidRPr="00027889">
        <w:rPr>
          <w:rFonts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7">
    <w:p w:rsidR="003C3036" w:rsidRPr="00027889" w:rsidRDefault="003C3036" w:rsidP="00EE60DA">
      <w:pPr>
        <w:pStyle w:val="FootnoteText"/>
        <w:rPr>
          <w:lang w:val="en-US"/>
        </w:rPr>
      </w:pPr>
      <w:r>
        <w:rPr>
          <w:rStyle w:val="FootnoteReference"/>
        </w:rPr>
        <w:footnoteRef/>
      </w:r>
      <w:r w:rsidRPr="00027889">
        <w:rPr>
          <w:lang w:val="en-US"/>
        </w:rPr>
        <w:t> World e.gov Forum : http://wegf.org/fr/</w:t>
      </w:r>
    </w:p>
  </w:footnote>
  <w:footnote w:id="18">
    <w:p w:rsidR="003C3036" w:rsidRPr="001F45F7" w:rsidRDefault="003C3036" w:rsidP="00EE60DA">
      <w:pPr>
        <w:pStyle w:val="FootnoteText"/>
        <w:rPr>
          <w:lang w:val="en-US"/>
        </w:rPr>
      </w:pPr>
      <w:r>
        <w:rPr>
          <w:rStyle w:val="FootnoteReference"/>
        </w:rPr>
        <w:footnoteRef/>
      </w:r>
      <w:r w:rsidRPr="001F45F7">
        <w:rPr>
          <w:lang w:val="en-US"/>
        </w:rPr>
        <w:t xml:space="preserve"> O</w:t>
      </w:r>
      <w:r>
        <w:rPr>
          <w:lang w:val="en-US"/>
        </w:rPr>
        <w:t>DAF</w:t>
      </w:r>
      <w:r w:rsidRPr="001F45F7">
        <w:rPr>
          <w:lang w:val="en-US"/>
        </w:rPr>
        <w:t xml:space="preserve"> : http://o</w:t>
      </w:r>
      <w:r>
        <w:rPr>
          <w:lang w:val="en-US"/>
        </w:rPr>
        <w:t>daf</w:t>
      </w:r>
      <w:r w:rsidRPr="001F45F7">
        <w:rPr>
          <w:lang w:val="en-US"/>
        </w:rPr>
        <w:t>.codeplex.com</w:t>
      </w:r>
    </w:p>
  </w:footnote>
  <w:footnote w:id="19">
    <w:p w:rsidR="003C3036" w:rsidRPr="009754F3" w:rsidRDefault="003C3036" w:rsidP="00EE60DA">
      <w:pPr>
        <w:pStyle w:val="FootnoteText"/>
        <w:rPr>
          <w:lang w:val="en-US"/>
        </w:rPr>
      </w:pPr>
      <w:r>
        <w:rPr>
          <w:rStyle w:val="FootnoteReference"/>
        </w:rPr>
        <w:footnoteRef/>
      </w:r>
      <w:r w:rsidRPr="009754F3">
        <w:rPr>
          <w:lang w:val="en-US"/>
        </w:rPr>
        <w:t xml:space="preserve"> </w:t>
      </w:r>
      <w:proofErr w:type="spellStart"/>
      <w:r>
        <w:rPr>
          <w:lang w:val="en-US"/>
        </w:rPr>
        <w:t>VanGuide</w:t>
      </w:r>
      <w:proofErr w:type="spellEnd"/>
      <w:r>
        <w:rPr>
          <w:lang w:val="en-US"/>
        </w:rPr>
        <w:t xml:space="preserve"> for Windows Phone 7 :</w:t>
      </w:r>
      <w:r w:rsidRPr="009754F3">
        <w:rPr>
          <w:lang w:val="en-US"/>
        </w:rPr>
        <w:t xml:space="preserve"> http://vanguidewp7.codeplex.com/</w:t>
      </w:r>
    </w:p>
  </w:footnote>
  <w:footnote w:id="20">
    <w:p w:rsidR="003C3036" w:rsidRPr="00E9626F" w:rsidRDefault="003C3036" w:rsidP="00EE60DA">
      <w:pPr>
        <w:pStyle w:val="FootnoteText"/>
        <w:rPr>
          <w:lang w:val="en-US"/>
        </w:rPr>
      </w:pPr>
      <w:r>
        <w:rPr>
          <w:rStyle w:val="FootnoteReference"/>
        </w:rPr>
        <w:footnoteRef/>
      </w:r>
      <w:r w:rsidRPr="00E9626F">
        <w:rPr>
          <w:lang w:val="en-US"/>
        </w:rPr>
        <w:t xml:space="preserve"> </w:t>
      </w:r>
      <w:r>
        <w:rPr>
          <w:lang w:val="en-US"/>
        </w:rPr>
        <w:t xml:space="preserve">RFC 4627 </w:t>
      </w:r>
      <w:r w:rsidRPr="00E9626F">
        <w:rPr>
          <w:smallCaps/>
          <w:lang w:val="en-US"/>
        </w:rPr>
        <w:t>The application/</w:t>
      </w:r>
      <w:proofErr w:type="spellStart"/>
      <w:r w:rsidRPr="00E9626F">
        <w:rPr>
          <w:smallCaps/>
          <w:lang w:val="en-US"/>
        </w:rPr>
        <w:t>json</w:t>
      </w:r>
      <w:proofErr w:type="spellEnd"/>
      <w:r w:rsidRPr="00E9626F">
        <w:rPr>
          <w:smallCaps/>
          <w:lang w:val="en-US"/>
        </w:rPr>
        <w:t xml:space="preserve"> Media Type for JavaScript Object Notation (JSON)</w:t>
      </w:r>
      <w:r>
        <w:rPr>
          <w:lang w:val="en-US"/>
        </w:rPr>
        <w:t xml:space="preserve"> : </w:t>
      </w:r>
      <w:r w:rsidRPr="00E9626F">
        <w:rPr>
          <w:lang w:val="en-US"/>
        </w:rPr>
        <w:t>http://tools.ietf.org/html/rfc4627</w:t>
      </w:r>
    </w:p>
  </w:footnote>
  <w:footnote w:id="21">
    <w:p w:rsidR="003C3036" w:rsidRPr="006A5AB2" w:rsidRDefault="003C3036" w:rsidP="00EE60DA">
      <w:pPr>
        <w:pStyle w:val="FootnoteText"/>
      </w:pPr>
      <w:r>
        <w:rPr>
          <w:rStyle w:val="FootnoteReference"/>
        </w:rPr>
        <w:footnoteRef/>
      </w:r>
      <w:r w:rsidRPr="006A5AB2">
        <w:t xml:space="preserve"> Définition </w:t>
      </w:r>
      <w:r>
        <w:t xml:space="preserve">de </w:t>
      </w:r>
      <w:r w:rsidRPr="006A5AB2">
        <w:t>REST</w:t>
      </w:r>
      <w:r>
        <w:t xml:space="preserve"> sur </w:t>
      </w:r>
      <w:proofErr w:type="spellStart"/>
      <w:r>
        <w:t>Wikipedia</w:t>
      </w:r>
      <w:proofErr w:type="spellEnd"/>
      <w:r w:rsidRPr="006A5AB2">
        <w:t xml:space="preserve"> : http://en.wikipedia.org/wiki/Representational_State_Transfer</w:t>
      </w:r>
    </w:p>
  </w:footnote>
  <w:footnote w:id="22">
    <w:p w:rsidR="003C3036" w:rsidRPr="00CD2699" w:rsidRDefault="003C3036" w:rsidP="003C3D96">
      <w:pPr>
        <w:pStyle w:val="FootnoteText"/>
        <w:rPr>
          <w:lang w:val="en-US"/>
        </w:rPr>
      </w:pPr>
      <w:r>
        <w:rPr>
          <w:rStyle w:val="FootnoteReference"/>
        </w:rPr>
        <w:footnoteRef/>
      </w:r>
      <w:r w:rsidRPr="00CD2699">
        <w:rPr>
          <w:lang w:val="en-US"/>
        </w:rPr>
        <w:t xml:space="preserve"> Billet </w:t>
      </w:r>
      <w:r w:rsidRPr="00CD2699">
        <w:rPr>
          <w:smallCaps/>
          <w:lang w:val="en-US"/>
        </w:rPr>
        <w:t xml:space="preserve">Interoperability Elements of a Cloud Platform Outlined at OSCON </w:t>
      </w:r>
      <w:r w:rsidRPr="00CD2699">
        <w:rPr>
          <w:lang w:val="en-US"/>
        </w:rPr>
        <w:t>: http://blogs.msdn.com/b/interoperability/archive/2010/07/22/interoperability-elements-of-a-cloud-platform-outlined-at-oscon.aspx</w:t>
      </w:r>
    </w:p>
  </w:footnote>
  <w:footnote w:id="23">
    <w:p w:rsidR="003C3036" w:rsidRPr="00554A41" w:rsidRDefault="003C3036" w:rsidP="00974C19">
      <w:pPr>
        <w:pStyle w:val="FootnoteText"/>
        <w:rPr>
          <w:lang w:val="en-US"/>
        </w:rPr>
      </w:pPr>
      <w:r>
        <w:rPr>
          <w:rStyle w:val="FootnoteReference"/>
        </w:rPr>
        <w:footnoteRef/>
      </w:r>
      <w:r w:rsidRPr="00554A41">
        <w:rPr>
          <w:lang w:val="en-US"/>
        </w:rPr>
        <w:t> Microsoft Global Foundation Services (GFS) : http://www.globalfoundationservices.com/</w:t>
      </w:r>
    </w:p>
  </w:footnote>
  <w:footnote w:id="24">
    <w:p w:rsidR="003C3036" w:rsidRPr="00C116B8" w:rsidRDefault="003C3036" w:rsidP="00974C19">
      <w:pPr>
        <w:pStyle w:val="FootnoteText"/>
        <w:rPr>
          <w:lang w:val="en-US"/>
        </w:rPr>
      </w:pPr>
      <w:r>
        <w:rPr>
          <w:rStyle w:val="FootnoteReference"/>
        </w:rPr>
        <w:footnoteRef/>
      </w:r>
      <w:r w:rsidRPr="00C116B8">
        <w:rPr>
          <w:lang w:val="en-US"/>
        </w:rPr>
        <w:t xml:space="preserve"> Certification</w:t>
      </w:r>
      <w:r>
        <w:rPr>
          <w:lang w:val="en-US"/>
        </w:rPr>
        <w:t>s</w:t>
      </w:r>
      <w:r w:rsidRPr="00C116B8">
        <w:rPr>
          <w:lang w:val="en-US"/>
        </w:rPr>
        <w:t xml:space="preserve"> ISO 27001 Microsoft, Global Foundation Services Division</w:t>
      </w:r>
      <w:r>
        <w:rPr>
          <w:lang w:val="en-US"/>
        </w:rPr>
        <w:t xml:space="preserve"> : </w:t>
      </w:r>
      <w:r w:rsidRPr="00C116B8">
        <w:rPr>
          <w:lang w:val="en-US"/>
        </w:rPr>
        <w:t>http://www.bsiamerica.com/en-us/Assessment-and-Certification-services/Management-systems/Certificate-and-Client-Directory-search/Search/Search-Results/?pg=1&amp;licencenumber=IS+533913&amp;searchkey=companyXeqXmicrosoft</w:t>
      </w:r>
    </w:p>
  </w:footnote>
  <w:footnote w:id="25">
    <w:p w:rsidR="003C3036" w:rsidRPr="00C116B8" w:rsidRDefault="003C3036" w:rsidP="00974C19">
      <w:pPr>
        <w:pStyle w:val="FootnoteText"/>
        <w:rPr>
          <w:lang w:val="en-US"/>
        </w:rPr>
      </w:pPr>
      <w:r>
        <w:rPr>
          <w:rStyle w:val="FootnoteReference"/>
        </w:rPr>
        <w:footnoteRef/>
      </w:r>
      <w:r w:rsidRPr="00C116B8">
        <w:rPr>
          <w:lang w:val="en-US"/>
        </w:rPr>
        <w:t xml:space="preserve"> Certification ISO 27001 </w:t>
      </w:r>
      <w:r>
        <w:rPr>
          <w:lang w:val="en-US"/>
        </w:rPr>
        <w:t xml:space="preserve">Windows Azure </w:t>
      </w:r>
      <w:r w:rsidRPr="00C116B8">
        <w:rPr>
          <w:lang w:val="en-US"/>
        </w:rPr>
        <w:t>: http://www.bsiamerica.com/en-us/Assessment-and-Certification-services/Management-systems/Certificate-and-Client-Directory-search/Search/Search-Results/?pg=1&amp;licencenumber=IS+577753&amp;searchkey=licenceXeqX577753</w:t>
      </w:r>
    </w:p>
  </w:footnote>
  <w:footnote w:id="26">
    <w:p w:rsidR="003C3036" w:rsidRPr="00D64857" w:rsidRDefault="003C3036" w:rsidP="00974C19">
      <w:pPr>
        <w:pStyle w:val="FootnoteText"/>
        <w:rPr>
          <w:lang w:val="en-US"/>
        </w:rPr>
      </w:pPr>
      <w:r>
        <w:rPr>
          <w:rStyle w:val="FootnoteReference"/>
        </w:rPr>
        <w:footnoteRef/>
      </w:r>
      <w:r w:rsidRPr="00D64857">
        <w:rPr>
          <w:lang w:val="en-US"/>
        </w:rPr>
        <w:t> </w:t>
      </w:r>
      <w:r>
        <w:rPr>
          <w:lang w:val="en-US"/>
        </w:rPr>
        <w:t xml:space="preserve">Billet </w:t>
      </w:r>
      <w:r w:rsidRPr="00D64857">
        <w:rPr>
          <w:smallCaps/>
          <w:lang w:val="en"/>
        </w:rPr>
        <w:t>Response to Question about SAS 70 Objectives</w:t>
      </w:r>
      <w:r>
        <w:rPr>
          <w:lang w:val="en"/>
        </w:rPr>
        <w:t xml:space="preserve"> : </w:t>
      </w:r>
      <w:r w:rsidRPr="00D64857">
        <w:rPr>
          <w:lang w:val="en"/>
        </w:rPr>
        <w:t>http://blogs.technet.com/b/gfs/archive/2009/06/16/response-to-question-about-sas-70-objectives.aspx</w:t>
      </w:r>
    </w:p>
  </w:footnote>
  <w:footnote w:id="27">
    <w:p w:rsidR="003C3036" w:rsidRPr="00E67261" w:rsidRDefault="003C3036" w:rsidP="00974C19">
      <w:pPr>
        <w:pStyle w:val="FootnoteText"/>
      </w:pPr>
      <w:r>
        <w:rPr>
          <w:rStyle w:val="FootnoteReference"/>
        </w:rPr>
        <w:footnoteRef/>
      </w:r>
      <w:r w:rsidRPr="00E67261">
        <w:t xml:space="preserve"> U.S.-EU </w:t>
      </w:r>
      <w:proofErr w:type="spellStart"/>
      <w:r w:rsidRPr="00E67261">
        <w:t>Safe</w:t>
      </w:r>
      <w:proofErr w:type="spellEnd"/>
      <w:r w:rsidRPr="00E67261">
        <w:t xml:space="preserve"> Harbor : http://www.export.gov/safeharbor/eu/eg_main_018365.asp</w:t>
      </w:r>
    </w:p>
  </w:footnote>
  <w:footnote w:id="28">
    <w:p w:rsidR="003C3036" w:rsidRPr="00C116B8" w:rsidRDefault="003C3036" w:rsidP="00974C19">
      <w:pPr>
        <w:pStyle w:val="FootnoteText"/>
      </w:pPr>
      <w:r>
        <w:rPr>
          <w:rStyle w:val="FootnoteReference"/>
        </w:rPr>
        <w:footnoteRef/>
      </w:r>
      <w:r w:rsidRPr="00C116B8">
        <w:t xml:space="preserve"> </w:t>
      </w:r>
      <w:r>
        <w:t>Centre de gestion de la confidentialité Windows Azure</w:t>
      </w:r>
      <w:r w:rsidRPr="00C116B8">
        <w:t xml:space="preserve"> : http://www.windowsazure.com/fr-fr/support/trust-center/</w:t>
      </w:r>
    </w:p>
  </w:footnote>
  <w:footnote w:id="29">
    <w:p w:rsidR="003C3036" w:rsidRPr="00D91838" w:rsidRDefault="003C3036" w:rsidP="00974C19">
      <w:pPr>
        <w:pStyle w:val="FootnoteText"/>
      </w:pPr>
      <w:r>
        <w:rPr>
          <w:rStyle w:val="FootnoteReference"/>
        </w:rPr>
        <w:footnoteRef/>
      </w:r>
      <w:r w:rsidRPr="00D91838">
        <w:t xml:space="preserve"> </w:t>
      </w:r>
      <w:r w:rsidRPr="00D91838">
        <w:rPr>
          <w:smallCaps/>
        </w:rPr>
        <w:t>Réponse standard pour les demandes d'information, Sécurité et Respect de la vie privée</w:t>
      </w:r>
      <w:r w:rsidRPr="00D91838">
        <w:t xml:space="preserve"> :</w:t>
      </w:r>
      <w:r>
        <w:t xml:space="preserve"> </w:t>
      </w:r>
      <w:r w:rsidRPr="00D91838">
        <w:t>http://www.microsoft.com/en-us/download/details.aspx?id=26647</w:t>
      </w:r>
    </w:p>
  </w:footnote>
  <w:footnote w:id="30">
    <w:p w:rsidR="003C3036" w:rsidRPr="0078079C" w:rsidRDefault="003C3036" w:rsidP="004F1272">
      <w:pPr>
        <w:pStyle w:val="FootnoteText"/>
        <w:rPr>
          <w:lang w:val="en-US"/>
        </w:rPr>
      </w:pPr>
      <w:r>
        <w:rPr>
          <w:rStyle w:val="FootnoteReference"/>
        </w:rPr>
        <w:footnoteRef/>
      </w:r>
      <w:r w:rsidRPr="0078079C">
        <w:rPr>
          <w:lang w:val="en-US"/>
        </w:rPr>
        <w:t xml:space="preserve"> Windows Azure Marketplace : https://datamarket.azure.com/ </w:t>
      </w:r>
    </w:p>
  </w:footnote>
  <w:footnote w:id="31">
    <w:p w:rsidR="003C3036" w:rsidRDefault="003C3036" w:rsidP="00EE60DA">
      <w:pPr>
        <w:pStyle w:val="FootnoteText"/>
      </w:pPr>
      <w:r>
        <w:rPr>
          <w:rStyle w:val="FootnoteReference"/>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2">
    <w:p w:rsidR="003C3036" w:rsidRDefault="003C3036" w:rsidP="00EE60DA">
      <w:pPr>
        <w:pStyle w:val="FootnoteText"/>
      </w:pPr>
      <w:r>
        <w:rPr>
          <w:rStyle w:val="FootnoteReference"/>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3">
    <w:p w:rsidR="003C3036" w:rsidRDefault="003C3036" w:rsidP="00EE60DA">
      <w:pPr>
        <w:pStyle w:val="FootnoteText"/>
      </w:pPr>
      <w:r>
        <w:rPr>
          <w:rStyle w:val="FootnoteReference"/>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4">
    <w:p w:rsidR="003C3036" w:rsidRDefault="003C3036" w:rsidP="00EE60DA">
      <w:pPr>
        <w:pStyle w:val="FootnoteText"/>
      </w:pPr>
      <w:r>
        <w:rPr>
          <w:rStyle w:val="FootnoteReference"/>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5">
    <w:p w:rsidR="003C3036" w:rsidRPr="004B3350" w:rsidRDefault="003C3036" w:rsidP="00EE60DA">
      <w:pPr>
        <w:pStyle w:val="FootnoteText"/>
        <w:rPr>
          <w:lang w:val="en-US"/>
        </w:rPr>
      </w:pPr>
      <w:r>
        <w:rPr>
          <w:rStyle w:val="FootnoteReference"/>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36">
    <w:p w:rsidR="003C3036" w:rsidRDefault="003C3036" w:rsidP="00EE60DA">
      <w:pPr>
        <w:pStyle w:val="FootnoteText"/>
      </w:pPr>
      <w:r>
        <w:rPr>
          <w:rStyle w:val="FootnoteReference"/>
        </w:rPr>
        <w:footnoteRef/>
      </w:r>
      <w:r>
        <w:t xml:space="preserve"> Kit de développement Windows Azure 1.6 : </w:t>
      </w:r>
      <w:r w:rsidRPr="003A3907">
        <w:t>http://www.microsoft.com/windowsazure/sdk/</w:t>
      </w:r>
    </w:p>
  </w:footnote>
  <w:footnote w:id="37">
    <w:p w:rsidR="003C3036" w:rsidDel="008640EA" w:rsidRDefault="003C3036" w:rsidP="00EE60DA">
      <w:pPr>
        <w:pStyle w:val="FootnoteText"/>
        <w:rPr>
          <w:del w:id="278" w:author="Nazer Aminou" w:date="2014-07-01T16:12:00Z"/>
        </w:rPr>
      </w:pPr>
      <w:del w:id="279" w:author="Nazer Aminou" w:date="2014-07-01T16:12:00Z">
        <w:r w:rsidDel="008640EA">
          <w:rPr>
            <w:rStyle w:val="FootnoteReference"/>
          </w:rPr>
          <w:footnoteRef/>
        </w:r>
        <w:r w:rsidDel="008640EA">
          <w:delText xml:space="preserve"> Kit de développement Silverlight 4 : </w:delText>
        </w:r>
        <w:r w:rsidRPr="003A3907" w:rsidDel="008640EA">
          <w:delText>http://www.silverlight.net/getting-started</w:delText>
        </w:r>
      </w:del>
    </w:p>
  </w:footnote>
  <w:footnote w:id="38">
    <w:p w:rsidR="003C3036" w:rsidRPr="00F5726B" w:rsidRDefault="003C3036" w:rsidP="00701D74">
      <w:pPr>
        <w:pStyle w:val="FootnoteText"/>
      </w:pPr>
      <w:r>
        <w:rPr>
          <w:rStyle w:val="FootnoteReference"/>
          <w:rFonts w:eastAsiaTheme="majorEastAsia"/>
        </w:rPr>
        <w:footnoteRef/>
      </w:r>
      <w:r w:rsidRPr="00F5726B">
        <w:t> </w:t>
      </w:r>
      <w:r w:rsidRPr="00F5726B">
        <w:rPr>
          <w:smallCaps/>
        </w:rPr>
        <w:t xml:space="preserve">OGDI </w:t>
      </w:r>
      <w:proofErr w:type="spellStart"/>
      <w:r w:rsidRPr="00F5726B">
        <w:rPr>
          <w:smallCaps/>
        </w:rPr>
        <w:t>DataLab</w:t>
      </w:r>
      <w:proofErr w:type="spellEnd"/>
      <w:r w:rsidRPr="00F5726B">
        <w:rPr>
          <w:smallCaps/>
        </w:rPr>
        <w:t xml:space="preserve"> sur </w:t>
      </w:r>
      <w:proofErr w:type="spellStart"/>
      <w:r w:rsidRPr="00F5726B">
        <w:rPr>
          <w:smallCaps/>
        </w:rPr>
        <w:t>GitHub</w:t>
      </w:r>
      <w:proofErr w:type="spellEnd"/>
      <w:r w:rsidRPr="00F5726B">
        <w:rPr>
          <w:smallCaps/>
        </w:rPr>
        <w:t> ! Impliquez-vous dans la communauté</w:t>
      </w:r>
      <w:r>
        <w:rPr>
          <w:smallCaps/>
        </w:rPr>
        <w:t xml:space="preserve"> </w:t>
      </w:r>
      <w:r w:rsidRPr="00F5726B">
        <w:t>: http://blogs.msdn.com/b/ogdifrance/archive/2012/05/14/ogdi-datalab-sur-github-impliquez-vous-dans-la-communaut-233.aspx</w:t>
      </w:r>
    </w:p>
  </w:footnote>
  <w:footnote w:id="39">
    <w:p w:rsidR="003C3036" w:rsidRPr="00F5726B" w:rsidRDefault="003C3036" w:rsidP="00701D74">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40">
    <w:p w:rsidR="003C3036" w:rsidRPr="00E85A06" w:rsidRDefault="003C3036" w:rsidP="00701D74">
      <w:pPr>
        <w:pStyle w:val="FootnoteText"/>
        <w:rPr>
          <w:lang w:val="en-US"/>
        </w:rPr>
      </w:pPr>
      <w:r>
        <w:rPr>
          <w:rStyle w:val="FootnoteReference"/>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41">
    <w:p w:rsidR="003C3036" w:rsidRPr="003055BB" w:rsidRDefault="003C3036" w:rsidP="00701D74">
      <w:pPr>
        <w:pStyle w:val="FootnoteText"/>
        <w:rPr>
          <w:lang w:val="en-US"/>
        </w:rPr>
      </w:pPr>
      <w:r>
        <w:rPr>
          <w:rStyle w:val="FootnoteReference"/>
        </w:rPr>
        <w:footnoteRef/>
      </w:r>
      <w:r w:rsidRPr="003055BB">
        <w:rPr>
          <w:lang w:val="en-US"/>
        </w:rPr>
        <w:t xml:space="preserve"> </w:t>
      </w:r>
      <w:r>
        <w:rPr>
          <w:lang w:val="en-US"/>
        </w:rPr>
        <w:t xml:space="preserve">Visual Studio 2012 Update 2 : </w:t>
      </w:r>
      <w:r w:rsidRPr="003055BB">
        <w:rPr>
          <w:lang w:val="en-US"/>
        </w:rPr>
        <w:t>http://www.microsoft.com/en-us/download/details.aspx?id=38188</w:t>
      </w:r>
      <w:r>
        <w:rPr>
          <w:lang w:val="en-US"/>
        </w:rPr>
        <w:t xml:space="preserve"> </w:t>
      </w:r>
    </w:p>
  </w:footnote>
  <w:footnote w:id="42">
    <w:p w:rsidR="003C3036" w:rsidRPr="003055BB" w:rsidRDefault="003C3036" w:rsidP="00701D74">
      <w:pPr>
        <w:pStyle w:val="FootnoteText"/>
        <w:rPr>
          <w:lang w:val="en-US"/>
        </w:rPr>
      </w:pPr>
      <w:r>
        <w:rPr>
          <w:rStyle w:val="FootnoteReference"/>
        </w:rPr>
        <w:footnoteRef/>
      </w:r>
      <w:r w:rsidRPr="003055BB">
        <w:rPr>
          <w:lang w:val="en-US"/>
        </w:rPr>
        <w:t xml:space="preserve"> </w:t>
      </w:r>
      <w:r>
        <w:rPr>
          <w:lang w:val="en-US"/>
        </w:rPr>
        <w:t xml:space="preserve">Visual Studio Tools for </w:t>
      </w:r>
      <w:proofErr w:type="spellStart"/>
      <w:r>
        <w:rPr>
          <w:lang w:val="en-US"/>
        </w:rPr>
        <w:t>Git</w:t>
      </w:r>
      <w:proofErr w:type="spellEnd"/>
      <w:r>
        <w:rPr>
          <w:lang w:val="en-US"/>
        </w:rPr>
        <w:t xml:space="preserve"> : </w:t>
      </w:r>
      <w:r w:rsidRPr="003055BB">
        <w:rPr>
          <w:lang w:val="en-US"/>
        </w:rPr>
        <w:t>http://visualstudiogallery.msdn.microsoft.com/abafc7d6-dcaa-40f4-8a5e-d6724bdb980c</w:t>
      </w:r>
    </w:p>
  </w:footnote>
  <w:footnote w:id="43">
    <w:p w:rsidR="003C3036" w:rsidRPr="003055BB" w:rsidRDefault="003C3036" w:rsidP="00701D74">
      <w:pPr>
        <w:pStyle w:val="FootnoteText"/>
        <w:rPr>
          <w:lang w:val="en-US"/>
        </w:rPr>
      </w:pPr>
      <w:r>
        <w:rPr>
          <w:rStyle w:val="FootnoteReference"/>
        </w:rPr>
        <w:footnoteRef/>
      </w:r>
      <w:r w:rsidRPr="003055BB">
        <w:rPr>
          <w:lang w:val="en-US"/>
        </w:rPr>
        <w:t xml:space="preserve"> </w:t>
      </w:r>
      <w:r w:rsidRPr="003055BB">
        <w:rPr>
          <w:smallCaps/>
          <w:lang w:val="en-US"/>
        </w:rPr>
        <w:t xml:space="preserve">Integrating and Using </w:t>
      </w:r>
      <w:proofErr w:type="spellStart"/>
      <w:r w:rsidRPr="003055BB">
        <w:rPr>
          <w:smallCaps/>
          <w:lang w:val="en-US"/>
        </w:rPr>
        <w:t>Github</w:t>
      </w:r>
      <w:proofErr w:type="spellEnd"/>
      <w:r w:rsidRPr="003055BB">
        <w:rPr>
          <w:smallCaps/>
          <w:lang w:val="en-US"/>
        </w:rPr>
        <w:t xml:space="preserve"> in Visual Studio 2012</w:t>
      </w:r>
      <w:r>
        <w:rPr>
          <w:lang w:val="en-US"/>
        </w:rPr>
        <w:t xml:space="preserve"> : </w:t>
      </w:r>
      <w:r w:rsidRPr="003055BB">
        <w:rPr>
          <w:lang w:val="en-US"/>
        </w:rPr>
        <w:t>http://www.codeproject.com/Articles/581907/IntegratingplusandplusUsingplusGithubplusinplusVis</w:t>
      </w:r>
    </w:p>
  </w:footnote>
  <w:footnote w:id="44">
    <w:p w:rsidR="003C3036" w:rsidRPr="006A00D4" w:rsidRDefault="003C3036" w:rsidP="00EE60DA">
      <w:pPr>
        <w:pStyle w:val="FootnoteText"/>
        <w:rPr>
          <w:lang w:val="en-US"/>
        </w:rPr>
      </w:pPr>
      <w:r>
        <w:rPr>
          <w:rStyle w:val="FootnoteReference"/>
        </w:rPr>
        <w:footnoteRef/>
      </w:r>
      <w:r w:rsidRPr="006A00D4">
        <w:rPr>
          <w:lang w:val="en-US"/>
        </w:rPr>
        <w:t xml:space="preserve"> </w:t>
      </w:r>
      <w:proofErr w:type="spellStart"/>
      <w:r w:rsidRPr="006A00D4">
        <w:rPr>
          <w:lang w:val="en-US"/>
        </w:rPr>
        <w:t>Compte</w:t>
      </w:r>
      <w:proofErr w:type="spellEnd"/>
      <w:r w:rsidRPr="006A00D4">
        <w:rPr>
          <w:lang w:val="en-US"/>
        </w:rPr>
        <w:t xml:space="preserve"> Twitter : https://twitter.com/signup</w:t>
      </w:r>
    </w:p>
  </w:footnote>
  <w:footnote w:id="45">
    <w:p w:rsidR="003C3036" w:rsidRPr="006A00D4" w:rsidRDefault="003C3036" w:rsidP="00EE60DA">
      <w:pPr>
        <w:pStyle w:val="FootnoteText"/>
        <w:rPr>
          <w:lang w:val="en-US"/>
        </w:rPr>
      </w:pPr>
      <w:r>
        <w:rPr>
          <w:rStyle w:val="FootnoteReference"/>
        </w:rPr>
        <w:footnoteRef/>
      </w:r>
      <w:r w:rsidRPr="006A00D4">
        <w:rPr>
          <w:lang w:val="en-US"/>
        </w:rPr>
        <w:t xml:space="preserve"> </w:t>
      </w:r>
      <w:proofErr w:type="spellStart"/>
      <w:r w:rsidRPr="006A00D4">
        <w:rPr>
          <w:lang w:val="en-US"/>
        </w:rPr>
        <w:t>Projet</w:t>
      </w:r>
      <w:proofErr w:type="spellEnd"/>
      <w:r w:rsidRPr="006A00D4">
        <w:rPr>
          <w:lang w:val="en-US"/>
        </w:rPr>
        <w:t xml:space="preserve"> </w:t>
      </w:r>
      <w:proofErr w:type="spellStart"/>
      <w:r w:rsidRPr="006A00D4">
        <w:rPr>
          <w:lang w:val="en-US"/>
        </w:rPr>
        <w:t>SubSonic</w:t>
      </w:r>
      <w:proofErr w:type="spellEnd"/>
      <w:r w:rsidRPr="006A00D4">
        <w:rPr>
          <w:lang w:val="en-US"/>
        </w:rPr>
        <w:t> : http://subsonicproject.com/</w:t>
      </w:r>
    </w:p>
  </w:footnote>
  <w:footnote w:id="46">
    <w:p w:rsidR="003C3036" w:rsidRPr="006A00D4" w:rsidRDefault="003C3036" w:rsidP="00EE60DA">
      <w:pPr>
        <w:pStyle w:val="FootnoteText"/>
        <w:rPr>
          <w:lang w:val="en-US"/>
        </w:rPr>
      </w:pPr>
      <w:r>
        <w:rPr>
          <w:rStyle w:val="FootnoteReference"/>
        </w:rPr>
        <w:footnoteRef/>
      </w:r>
      <w:r w:rsidRPr="006A00D4">
        <w:rPr>
          <w:lang w:val="en-US"/>
        </w:rPr>
        <w:t> T4 Text Template Transformation Toolkit : http://www.olegsych.com/2007/12/text-template-transformation-toolkit/</w:t>
      </w:r>
    </w:p>
  </w:footnote>
  <w:footnote w:id="47">
    <w:p w:rsidR="003C3036" w:rsidRDefault="003C3036" w:rsidP="00EE60DA">
      <w:pPr>
        <w:pStyle w:val="FootnoteText"/>
      </w:pPr>
      <w:r>
        <w:rPr>
          <w:rStyle w:val="FootnoteReference"/>
        </w:rPr>
        <w:footnoteRef/>
      </w:r>
      <w:r>
        <w:t xml:space="preserve"> LINQ : </w:t>
      </w:r>
      <w:r w:rsidRPr="005C60CA">
        <w:t>http://msdn.microsoft.com/en-us/netframework/aa904594</w:t>
      </w:r>
    </w:p>
  </w:footnote>
  <w:footnote w:id="48">
    <w:p w:rsidR="003C3036" w:rsidRDefault="003C3036" w:rsidP="00EE60DA">
      <w:pPr>
        <w:pStyle w:val="FootnoteText"/>
      </w:pPr>
      <w:r>
        <w:rPr>
          <w:rStyle w:val="FootnoteReference"/>
        </w:rPr>
        <w:footnoteRef/>
      </w:r>
      <w:r>
        <w:t xml:space="preserve"> Patron de conception « Active Record » : </w:t>
      </w:r>
      <w:r w:rsidRPr="005434D5">
        <w:t>http://en.wikipedia.org/wiki/Active_record_pattern</w:t>
      </w:r>
    </w:p>
  </w:footnote>
  <w:footnote w:id="49">
    <w:p w:rsidR="003C3036" w:rsidRPr="00394D83" w:rsidDel="00E66BCE" w:rsidRDefault="003C3036" w:rsidP="00EE60DA">
      <w:pPr>
        <w:pStyle w:val="FootnoteText"/>
        <w:rPr>
          <w:del w:id="364" w:author="Nazer Aminou" w:date="2014-07-01T18:31:00Z"/>
          <w:rPrChange w:id="365" w:author="Nazer Aminou" w:date="2014-07-02T13:23:00Z">
            <w:rPr>
              <w:del w:id="366" w:author="Nazer Aminou" w:date="2014-07-01T18:31:00Z"/>
              <w:lang w:val="en-US"/>
            </w:rPr>
          </w:rPrChange>
        </w:rPr>
      </w:pPr>
      <w:del w:id="367" w:author="Nazer Aminou" w:date="2014-07-01T18:31:00Z">
        <w:r w:rsidDel="00E66BCE">
          <w:rPr>
            <w:rStyle w:val="FootnoteReference"/>
          </w:rPr>
          <w:footnoteRef/>
        </w:r>
        <w:r w:rsidRPr="00394D83" w:rsidDel="00E66BCE">
          <w:rPr>
            <w:rPrChange w:id="368" w:author="Nazer Aminou" w:date="2014-07-02T13:23:00Z">
              <w:rPr>
                <w:lang w:val="en-US"/>
              </w:rPr>
            </w:rPrChange>
          </w:rPr>
          <w:delText> Projet bitly-dot-net : http://code.google.com/p/bitly-dot-net/</w:delText>
        </w:r>
      </w:del>
    </w:p>
  </w:footnote>
  <w:footnote w:id="50">
    <w:p w:rsidR="003C3036" w:rsidRPr="009143F9" w:rsidDel="00E66BCE" w:rsidRDefault="003C3036" w:rsidP="00EE60DA">
      <w:pPr>
        <w:pStyle w:val="FootnoteText"/>
        <w:rPr>
          <w:del w:id="369" w:author="Nazer Aminou" w:date="2014-07-01T18:31:00Z"/>
        </w:rPr>
      </w:pPr>
      <w:del w:id="370" w:author="Nazer Aminou" w:date="2014-07-01T18:31:00Z">
        <w:r w:rsidDel="00E66BCE">
          <w:rPr>
            <w:rStyle w:val="FootnoteReference"/>
          </w:rPr>
          <w:footnoteRef/>
        </w:r>
        <w:r w:rsidRPr="009143F9" w:rsidDel="00E66BCE">
          <w:delText xml:space="preserve"> </w:delText>
        </w:r>
        <w:r w:rsidDel="00E66BCE">
          <w:delText>Licence libre MIT :</w:delText>
        </w:r>
        <w:r w:rsidRPr="009143F9" w:rsidDel="00E66BCE">
          <w:delText xml:space="preserve"> http://www.opensource.org/licenses/mit-license.php</w:delText>
        </w:r>
      </w:del>
    </w:p>
  </w:footnote>
  <w:footnote w:id="51">
    <w:p w:rsidR="003C3036" w:rsidRPr="00394D83" w:rsidDel="00E66BCE" w:rsidRDefault="003C3036" w:rsidP="00EE60DA">
      <w:pPr>
        <w:pStyle w:val="FootnoteText"/>
        <w:rPr>
          <w:del w:id="371" w:author="Nazer Aminou" w:date="2014-07-01T18:31:00Z"/>
          <w:rPrChange w:id="372" w:author="Nazer Aminou" w:date="2014-07-02T13:23:00Z">
            <w:rPr>
              <w:del w:id="373" w:author="Nazer Aminou" w:date="2014-07-01T18:31:00Z"/>
              <w:lang w:val="en-US"/>
            </w:rPr>
          </w:rPrChange>
        </w:rPr>
      </w:pPr>
      <w:del w:id="374" w:author="Nazer Aminou" w:date="2014-07-01T18:31:00Z">
        <w:r w:rsidDel="00E66BCE">
          <w:rPr>
            <w:rStyle w:val="FootnoteReference"/>
          </w:rPr>
          <w:footnoteRef/>
        </w:r>
        <w:r w:rsidRPr="00394D83" w:rsidDel="00E66BCE">
          <w:rPr>
            <w:rPrChange w:id="375" w:author="Nazer Aminou" w:date="2014-07-02T13:23:00Z">
              <w:rPr>
                <w:lang w:val="en-US"/>
              </w:rPr>
            </w:rPrChange>
          </w:rPr>
          <w:delText> Blog Mike Gleason JR : http://blog.mikecouturier.com/search/label/bitly-dot-net</w:delText>
        </w:r>
      </w:del>
    </w:p>
  </w:footnote>
  <w:footnote w:id="52">
    <w:p w:rsidR="003C3036" w:rsidRPr="00394D83" w:rsidDel="00E66BCE" w:rsidRDefault="003C3036" w:rsidP="00EE60DA">
      <w:pPr>
        <w:pStyle w:val="FootnoteText"/>
        <w:rPr>
          <w:del w:id="378" w:author="Nazer Aminou" w:date="2014-07-01T18:31:00Z"/>
          <w:rPrChange w:id="379" w:author="Nazer Aminou" w:date="2014-07-02T13:23:00Z">
            <w:rPr>
              <w:del w:id="380" w:author="Nazer Aminou" w:date="2014-07-01T18:31:00Z"/>
              <w:lang w:val="en-US"/>
            </w:rPr>
          </w:rPrChange>
        </w:rPr>
      </w:pPr>
      <w:del w:id="381" w:author="Nazer Aminou" w:date="2014-07-01T18:31:00Z">
        <w:r w:rsidDel="00E66BCE">
          <w:rPr>
            <w:rStyle w:val="FootnoteReference"/>
          </w:rPr>
          <w:footnoteRef/>
        </w:r>
        <w:r w:rsidRPr="00394D83" w:rsidDel="00E66BCE">
          <w:rPr>
            <w:rPrChange w:id="382" w:author="Nazer Aminou" w:date="2014-07-02T13:23:00Z">
              <w:rPr>
                <w:lang w:val="en-US"/>
              </w:rPr>
            </w:rPrChange>
          </w:rPr>
          <w:delText> Clé d’API bit.ly: http://bit.ly/account/</w:delText>
        </w:r>
      </w:del>
    </w:p>
  </w:footnote>
  <w:footnote w:id="53">
    <w:p w:rsidR="003C3036" w:rsidRPr="00394D83" w:rsidDel="00E66BCE" w:rsidRDefault="003C3036" w:rsidP="00EE60DA">
      <w:pPr>
        <w:pStyle w:val="FootnoteText"/>
        <w:rPr>
          <w:del w:id="385" w:author="Nazer Aminou" w:date="2014-07-01T18:31:00Z"/>
          <w:rPrChange w:id="386" w:author="Nazer Aminou" w:date="2014-07-02T13:23:00Z">
            <w:rPr>
              <w:del w:id="387" w:author="Nazer Aminou" w:date="2014-07-01T18:31:00Z"/>
              <w:lang w:val="en-US"/>
            </w:rPr>
          </w:rPrChange>
        </w:rPr>
      </w:pPr>
      <w:del w:id="388" w:author="Nazer Aminou" w:date="2014-07-01T18:31:00Z">
        <w:r w:rsidDel="00E66BCE">
          <w:rPr>
            <w:rStyle w:val="FootnoteReference"/>
          </w:rPr>
          <w:footnoteRef/>
        </w:r>
        <w:r w:rsidRPr="00394D83" w:rsidDel="00E66BCE">
          <w:rPr>
            <w:rPrChange w:id="389" w:author="Nazer Aminou" w:date="2014-07-02T13:23:00Z">
              <w:rPr>
                <w:lang w:val="en-US"/>
              </w:rPr>
            </w:rPrChange>
          </w:rPr>
          <w:delText> </w:delText>
        </w:r>
        <w:r w:rsidRPr="00394D83" w:rsidDel="00E66BCE">
          <w:rPr>
            <w:smallCaps/>
            <w:rPrChange w:id="390" w:author="Nazer Aminou" w:date="2014-07-02T13:23:00Z">
              <w:rPr>
                <w:smallCaps/>
                <w:lang w:val="en-US"/>
              </w:rPr>
            </w:rPrChange>
          </w:rPr>
          <w:delText xml:space="preserve">Professional Twitter Development: With Examples in .NET 3.5 </w:delText>
        </w:r>
        <w:r w:rsidRPr="00394D83" w:rsidDel="00E66BCE">
          <w:rPr>
            <w:rPrChange w:id="391" w:author="Nazer Aminou" w:date="2014-07-02T13:23:00Z">
              <w:rPr>
                <w:lang w:val="en-US"/>
              </w:rPr>
            </w:rPrChange>
          </w:rPr>
          <w:delText>: http://www.wrox.com/WileyCDA/WroxTitle/Professional-Twitter-Development-With-Examples-in-NET-3-5.productCd-0470531320.html</w:delText>
        </w:r>
      </w:del>
    </w:p>
  </w:footnote>
  <w:footnote w:id="54">
    <w:p w:rsidR="003C3036" w:rsidRPr="00394D83" w:rsidDel="00E66BCE" w:rsidRDefault="003C3036" w:rsidP="00EE60DA">
      <w:pPr>
        <w:pStyle w:val="FootnoteText"/>
        <w:rPr>
          <w:del w:id="397" w:author="Nazer Aminou" w:date="2014-07-01T18:31:00Z"/>
          <w:rPrChange w:id="398" w:author="Nazer Aminou" w:date="2014-07-02T13:23:00Z">
            <w:rPr>
              <w:del w:id="399" w:author="Nazer Aminou" w:date="2014-07-01T18:31:00Z"/>
              <w:lang w:val="en-US"/>
            </w:rPr>
          </w:rPrChange>
        </w:rPr>
      </w:pPr>
      <w:del w:id="400" w:author="Nazer Aminou" w:date="2014-07-01T18:31:00Z">
        <w:r w:rsidDel="00E66BCE">
          <w:rPr>
            <w:rStyle w:val="FootnoteReference"/>
          </w:rPr>
          <w:footnoteRef/>
        </w:r>
        <w:r w:rsidRPr="00394D83" w:rsidDel="00E66BCE">
          <w:rPr>
            <w:rPrChange w:id="401" w:author="Nazer Aminou" w:date="2014-07-02T13:23:00Z">
              <w:rPr>
                <w:lang w:val="en-US"/>
              </w:rPr>
            </w:rPrChange>
          </w:rPr>
          <w:delText xml:space="preserve"> Spécification OAuth : http://oauth.net </w:delText>
        </w:r>
      </w:del>
    </w:p>
  </w:footnote>
  <w:footnote w:id="55">
    <w:p w:rsidR="003C3036" w:rsidRPr="00394D83" w:rsidDel="00E66BCE" w:rsidRDefault="003C3036" w:rsidP="00EE60DA">
      <w:pPr>
        <w:pStyle w:val="FootnoteText"/>
        <w:rPr>
          <w:del w:id="404" w:author="Nazer Aminou" w:date="2014-07-01T18:31:00Z"/>
          <w:rPrChange w:id="405" w:author="Nazer Aminou" w:date="2014-07-02T13:23:00Z">
            <w:rPr>
              <w:del w:id="406" w:author="Nazer Aminou" w:date="2014-07-01T18:31:00Z"/>
              <w:lang w:val="en-US"/>
            </w:rPr>
          </w:rPrChange>
        </w:rPr>
      </w:pPr>
      <w:del w:id="407" w:author="Nazer Aminou" w:date="2014-07-01T18:31:00Z">
        <w:r w:rsidDel="00E66BCE">
          <w:rPr>
            <w:rStyle w:val="FootnoteReference"/>
          </w:rPr>
          <w:footnoteRef/>
        </w:r>
        <w:r w:rsidRPr="00394D83" w:rsidDel="00E66BCE">
          <w:rPr>
            <w:rPrChange w:id="408" w:author="Nazer Aminou" w:date="2014-07-02T13:23:00Z">
              <w:rPr>
                <w:lang w:val="en-US"/>
              </w:rPr>
            </w:rPrChange>
          </w:rPr>
          <w:delText xml:space="preserve"> Article </w:delText>
        </w:r>
        <w:r w:rsidRPr="00394D83" w:rsidDel="00E66BCE">
          <w:rPr>
            <w:rFonts w:cstheme="minorHAnsi"/>
            <w:smallCaps/>
            <w:rPrChange w:id="409" w:author="Nazer Aminou" w:date="2014-07-02T13:23:00Z">
              <w:rPr>
                <w:rFonts w:cstheme="minorHAnsi"/>
                <w:smallCaps/>
                <w:lang w:val="en-US"/>
              </w:rPr>
            </w:rPrChange>
          </w:rPr>
          <w:delText xml:space="preserve">Twitter Development: The OAuth Specification </w:delText>
        </w:r>
        <w:r w:rsidRPr="00394D83" w:rsidDel="00E66BCE">
          <w:rPr>
            <w:rPrChange w:id="410" w:author="Nazer Aminou" w:date="2014-07-02T13:23:00Z">
              <w:rPr>
                <w:lang w:val="en-US"/>
              </w:rPr>
            </w:rPrChange>
          </w:rPr>
          <w:delText>: http://p2p.wrox.com/content/articles/twitter-development-oauth-specification</w:delText>
        </w:r>
      </w:del>
    </w:p>
  </w:footnote>
  <w:footnote w:id="56">
    <w:p w:rsidR="003C3036" w:rsidRPr="00394D83" w:rsidDel="00E66BCE" w:rsidRDefault="003C3036" w:rsidP="00EE60DA">
      <w:pPr>
        <w:pStyle w:val="FootnoteText"/>
        <w:rPr>
          <w:del w:id="411" w:author="Nazer Aminou" w:date="2014-07-01T18:31:00Z"/>
          <w:rPrChange w:id="412" w:author="Nazer Aminou" w:date="2014-07-02T13:23:00Z">
            <w:rPr>
              <w:del w:id="413" w:author="Nazer Aminou" w:date="2014-07-01T18:31:00Z"/>
              <w:lang w:val="en-US"/>
            </w:rPr>
          </w:rPrChange>
        </w:rPr>
      </w:pPr>
      <w:del w:id="414" w:author="Nazer Aminou" w:date="2014-07-01T18:31:00Z">
        <w:r w:rsidDel="00E66BCE">
          <w:rPr>
            <w:rStyle w:val="FootnoteReference"/>
          </w:rPr>
          <w:footnoteRef/>
        </w:r>
        <w:r w:rsidRPr="00394D83" w:rsidDel="00E66BCE">
          <w:rPr>
            <w:rPrChange w:id="415" w:author="Nazer Aminou" w:date="2014-07-02T13:23:00Z">
              <w:rPr>
                <w:lang w:val="en-US"/>
              </w:rPr>
            </w:rPrChange>
          </w:rPr>
          <w:delText xml:space="preserve"> Article </w:delText>
        </w:r>
        <w:r w:rsidRPr="00394D83" w:rsidDel="00E66BCE">
          <w:rPr>
            <w:rFonts w:cstheme="minorHAnsi"/>
            <w:smallCaps/>
            <w:rPrChange w:id="416" w:author="Nazer Aminou" w:date="2014-07-02T13:23:00Z">
              <w:rPr>
                <w:rFonts w:cstheme="minorHAnsi"/>
                <w:smallCaps/>
                <w:lang w:val="en-US"/>
              </w:rPr>
            </w:rPrChange>
          </w:rPr>
          <w:delText xml:space="preserve">Twitter Development: The OAuth Workflow </w:delText>
        </w:r>
        <w:r w:rsidRPr="00394D83" w:rsidDel="00E66BCE">
          <w:rPr>
            <w:rPrChange w:id="417" w:author="Nazer Aminou" w:date="2014-07-02T13:23:00Z">
              <w:rPr>
                <w:lang w:val="en-US"/>
              </w:rPr>
            </w:rPrChange>
          </w:rPr>
          <w:delText>: http://p2p.wrox.com/content/articles/twitter-development-oauth-workflow</w:delText>
        </w:r>
      </w:del>
    </w:p>
  </w:footnote>
  <w:footnote w:id="57">
    <w:p w:rsidR="003C3036" w:rsidRPr="00394D83" w:rsidDel="00E66BCE" w:rsidRDefault="003C3036" w:rsidP="00EE60DA">
      <w:pPr>
        <w:pStyle w:val="FootnoteText"/>
        <w:rPr>
          <w:del w:id="418" w:author="Nazer Aminou" w:date="2014-07-01T18:31:00Z"/>
          <w:rPrChange w:id="419" w:author="Nazer Aminou" w:date="2014-07-02T13:23:00Z">
            <w:rPr>
              <w:del w:id="420" w:author="Nazer Aminou" w:date="2014-07-01T18:31:00Z"/>
              <w:lang w:val="en-US"/>
            </w:rPr>
          </w:rPrChange>
        </w:rPr>
      </w:pPr>
      <w:del w:id="421" w:author="Nazer Aminou" w:date="2014-07-01T18:31:00Z">
        <w:r w:rsidDel="00E66BCE">
          <w:rPr>
            <w:rStyle w:val="FootnoteReference"/>
          </w:rPr>
          <w:footnoteRef/>
        </w:r>
        <w:r w:rsidRPr="00394D83" w:rsidDel="00E66BCE">
          <w:rPr>
            <w:rPrChange w:id="422" w:author="Nazer Aminou" w:date="2014-07-02T13:23:00Z">
              <w:rPr>
                <w:lang w:val="en-US"/>
              </w:rPr>
            </w:rPrChange>
          </w:rPr>
          <w:delText xml:space="preserve"> Article </w:delText>
        </w:r>
        <w:r w:rsidRPr="00394D83" w:rsidDel="00E66BCE">
          <w:rPr>
            <w:rFonts w:cstheme="minorHAnsi"/>
            <w:smallCaps/>
            <w:rPrChange w:id="423" w:author="Nazer Aminou" w:date="2014-07-02T13:23:00Z">
              <w:rPr>
                <w:rFonts w:cstheme="minorHAnsi"/>
                <w:smallCaps/>
                <w:lang w:val="en-US"/>
              </w:rPr>
            </w:rPrChange>
          </w:rPr>
          <w:delText>Twitter Development: Using OAuth to Authenticate Against the Twitter API: Walkthroughs</w:delText>
        </w:r>
        <w:r w:rsidRPr="00394D83" w:rsidDel="00E66BCE">
          <w:rPr>
            <w:rFonts w:cstheme="minorHAnsi"/>
            <w:smallCaps/>
            <w:sz w:val="22"/>
            <w:rPrChange w:id="424" w:author="Nazer Aminou" w:date="2014-07-02T13:23:00Z">
              <w:rPr>
                <w:rFonts w:cstheme="minorHAnsi"/>
                <w:smallCaps/>
                <w:sz w:val="22"/>
                <w:lang w:val="en-US"/>
              </w:rPr>
            </w:rPrChange>
          </w:rPr>
          <w:delText xml:space="preserve"> </w:delText>
        </w:r>
        <w:r w:rsidRPr="00394D83" w:rsidDel="00E66BCE">
          <w:rPr>
            <w:rPrChange w:id="425" w:author="Nazer Aminou" w:date="2014-07-02T13:23:00Z">
              <w:rPr>
                <w:lang w:val="en-US"/>
              </w:rPr>
            </w:rPrChange>
          </w:rPr>
          <w:delText>: http://p2p.wrox.com/content/articles/twitter-development-using-oauth-authenticate-against-twitter-api-walkthroughs</w:delText>
        </w:r>
      </w:del>
    </w:p>
  </w:footnote>
  <w:footnote w:id="58">
    <w:p w:rsidR="003C3036" w:rsidDel="0005403E" w:rsidRDefault="003C3036" w:rsidP="00EE60DA">
      <w:pPr>
        <w:pStyle w:val="FootnoteText"/>
        <w:rPr>
          <w:del w:id="542" w:author="Nazer Aminou" w:date="2014-07-02T14:09:00Z"/>
        </w:rPr>
      </w:pPr>
      <w:del w:id="543" w:author="Nazer Aminou" w:date="2014-07-02T14:09:00Z">
        <w:r w:rsidRPr="00394D83" w:rsidDel="0005403E">
          <w:rPr>
            <w:rPrChange w:id="544" w:author="Nazer Aminou" w:date="2014-07-02T13:23:00Z">
              <w:rPr>
                <w:lang w:val="en-US"/>
              </w:rPr>
            </w:rPrChange>
          </w:rPr>
          <w:delText xml:space="preserve"> </w:delText>
        </w:r>
        <w:r w:rsidDel="0005403E">
          <w:rPr>
            <w:rStyle w:val="FootnoteReference"/>
          </w:rPr>
          <w:footnoteRef/>
        </w:r>
        <w:r w:rsidDel="0005403E">
          <w:delText xml:space="preserve"> Kit de développement Bing Cartes pour Silverlight : </w:delText>
        </w:r>
        <w:r w:rsidRPr="00EC3E6A" w:rsidDel="0005403E">
          <w:delText>http://www.microsoft.com/downloads/en/details.aspx?displaylang=en&amp;FamilyID=beb29d27-6f0c-494f-b028-1e0e3187e830</w:delText>
        </w:r>
      </w:del>
    </w:p>
  </w:footnote>
  <w:footnote w:id="59">
    <w:p w:rsidR="003C3036" w:rsidDel="0005403E" w:rsidRDefault="003C3036" w:rsidP="00EE60DA">
      <w:pPr>
        <w:pStyle w:val="FootnoteText"/>
        <w:rPr>
          <w:del w:id="545" w:author="Nazer Aminou" w:date="2014-07-02T14:09:00Z"/>
        </w:rPr>
      </w:pPr>
      <w:del w:id="546" w:author="Nazer Aminou" w:date="2014-07-02T14:09:00Z">
        <w:r w:rsidDel="0005403E">
          <w:rPr>
            <w:rStyle w:val="FootnoteReference"/>
          </w:rPr>
          <w:footnoteRef/>
        </w:r>
        <w:r w:rsidDel="0005403E">
          <w:delText xml:space="preserve"> Mode étendu du contrôle Bing Cartes pour Silverlight : </w:delText>
        </w:r>
        <w:r w:rsidRPr="00EC3E6A" w:rsidDel="0005403E">
          <w:delText>http://connect.microsoft.com/SilverlightMapModesBeta</w:delText>
        </w:r>
      </w:del>
    </w:p>
  </w:footnote>
  <w:footnote w:id="60">
    <w:p w:rsidR="003C3036" w:rsidDel="0005403E" w:rsidRDefault="003C3036" w:rsidP="00EE60DA">
      <w:pPr>
        <w:pStyle w:val="FootnoteText"/>
        <w:rPr>
          <w:del w:id="547" w:author="Nazer Aminou" w:date="2014-07-02T14:09:00Z"/>
        </w:rPr>
      </w:pPr>
      <w:del w:id="548" w:author="Nazer Aminou" w:date="2014-07-02T14:09:00Z">
        <w:r w:rsidDel="0005403E">
          <w:rPr>
            <w:rStyle w:val="FootnoteReference"/>
          </w:rPr>
          <w:footnoteRef/>
        </w:r>
        <w:r w:rsidDel="0005403E">
          <w:delText xml:space="preserve"> Boite à outils de Silverlight 4 : </w:delText>
        </w:r>
        <w:r w:rsidRPr="00EC3E6A" w:rsidDel="0005403E">
          <w:delText>http://silverlight.codeplex.com/</w:delText>
        </w:r>
      </w:del>
    </w:p>
  </w:footnote>
  <w:footnote w:id="61">
    <w:p w:rsidR="003C3036" w:rsidRPr="00D4156D" w:rsidRDefault="003C3036" w:rsidP="00BF4381">
      <w:pPr>
        <w:pStyle w:val="FootnoteText"/>
      </w:pPr>
      <w:r>
        <w:rPr>
          <w:rStyle w:val="FootnoteReference"/>
        </w:rPr>
        <w:footnoteRef/>
      </w:r>
      <w:r w:rsidRPr="00D4156D">
        <w:t xml:space="preserve"> Kit de démarrage OGDI </w:t>
      </w:r>
      <w:proofErr w:type="spellStart"/>
      <w:r>
        <w:t>DataLab</w:t>
      </w:r>
      <w:proofErr w:type="spellEnd"/>
      <w:r>
        <w:t xml:space="preserve"> </w:t>
      </w:r>
      <w:r w:rsidRPr="00D4156D">
        <w:t xml:space="preserve">: </w:t>
      </w:r>
      <w:r w:rsidRPr="00BF4381">
        <w:t>https://github.org/openlab/datalab</w:t>
      </w:r>
    </w:p>
  </w:footnote>
  <w:footnote w:id="62">
    <w:p w:rsidR="003C3036" w:rsidRPr="006846E1" w:rsidRDefault="003C3036" w:rsidP="005D4B11">
      <w:pPr>
        <w:pStyle w:val="FootnoteText"/>
      </w:pPr>
      <w:r>
        <w:rPr>
          <w:rStyle w:val="FootnoteReference"/>
        </w:rPr>
        <w:footnoteRef/>
      </w:r>
      <w:r w:rsidRPr="006846E1">
        <w:t xml:space="preserve"> Site portail Web Microsoft </w:t>
      </w:r>
      <w:r>
        <w:t>Secteur Public</w:t>
      </w:r>
      <w:r w:rsidRPr="006846E1">
        <w:t xml:space="preserve"> : </w:t>
      </w:r>
      <w:r w:rsidRPr="008E7572">
        <w:t>http://www.microsoft.com/france/secteur-public/default.aspx</w:t>
      </w:r>
    </w:p>
  </w:footnote>
  <w:footnote w:id="63">
    <w:p w:rsidR="003C3036" w:rsidRDefault="003C3036" w:rsidP="005D4B11">
      <w:pPr>
        <w:pStyle w:val="FootnoteText"/>
      </w:pPr>
      <w:r>
        <w:rPr>
          <w:rStyle w:val="FootnoteReference"/>
        </w:rPr>
        <w:footnoteRef/>
      </w:r>
      <w:r>
        <w:t xml:space="preserve"> Site portail Web Microsoft Interopérabilité : </w:t>
      </w:r>
      <w:r w:rsidRPr="008E7572">
        <w:t>http://www.microsoft.com/france/openness/default.aspx</w:t>
      </w:r>
    </w:p>
  </w:footnote>
  <w:footnote w:id="64">
    <w:p w:rsidR="003C3036" w:rsidRPr="00554A41" w:rsidRDefault="003C3036" w:rsidP="005D4B11">
      <w:pPr>
        <w:pStyle w:val="FootnoteText"/>
        <w:rPr>
          <w:lang w:val="en-US"/>
        </w:rPr>
      </w:pPr>
      <w:r>
        <w:rPr>
          <w:rStyle w:val="FootnoteReference"/>
        </w:rPr>
        <w:footnoteRef/>
      </w:r>
      <w:r w:rsidRPr="00554A41">
        <w:rPr>
          <w:lang w:val="en-US"/>
        </w:rPr>
        <w:t xml:space="preserve"> Communiqué de </w:t>
      </w:r>
      <w:proofErr w:type="spellStart"/>
      <w:r w:rsidRPr="00554A41">
        <w:rPr>
          <w:lang w:val="en-US"/>
        </w:rPr>
        <w:t>presse</w:t>
      </w:r>
      <w:proofErr w:type="spellEnd"/>
      <w:r w:rsidRPr="00554A41">
        <w:rPr>
          <w:lang w:val="en-US"/>
        </w:rPr>
        <w:t> Microsoft Makes Strategic Changes in Technology and Business Practices to Expand Interoperability :</w:t>
      </w:r>
      <w:r>
        <w:rPr>
          <w:lang w:val="en-US"/>
        </w:rPr>
        <w:t xml:space="preserve"> </w:t>
      </w:r>
      <w:r w:rsidRPr="005D4B11">
        <w:rPr>
          <w:lang w:val="en-US"/>
        </w:rPr>
        <w:t>http://www.microsoft.com/en-us/news/press/2008/feb08/02-21ExpandInteroperabilityPR.aspx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036" w:rsidRDefault="003C3036" w:rsidP="00B43F19">
    <w:pPr>
      <w:pStyle w:val="Header"/>
    </w:pPr>
    <w:r>
      <w:rPr>
        <w:noProof/>
        <w:snapToGrid/>
        <w:lang w:val="en-US" w:eastAsia="en-US"/>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3C3036" w:rsidRPr="00B43F19" w:rsidRDefault="003C3036" w:rsidP="00B43F19">
                              <w:pPr>
                                <w:pStyle w:val="Footer"/>
                                <w:tabs>
                                  <w:tab w:val="clear" w:pos="4680"/>
                                  <w:tab w:val="clear" w:pos="9360"/>
                                  <w:tab w:val="center" w:pos="4536"/>
                                  <w:tab w:val="right" w:pos="9072"/>
                                </w:tabs>
                                <w:spacing w:before="60" w:after="60"/>
                                <w:rPr>
                                  <w:sz w:val="18"/>
                                </w:rPr>
                              </w:pPr>
                              <w:r w:rsidRPr="00EE60DA">
                                <w:rPr>
                                  <w:sz w:val="18"/>
                                </w:rPr>
                                <w:t>Démarrer avec le Kit de démarrage ODAF (Open Data Application Framework) Openturf</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3C3036" w:rsidRPr="00B43F19" w:rsidRDefault="003C3036" w:rsidP="00B43F19">
                        <w:pPr>
                          <w:pStyle w:val="Footer"/>
                          <w:tabs>
                            <w:tab w:val="clear" w:pos="4680"/>
                            <w:tab w:val="clear" w:pos="9360"/>
                            <w:tab w:val="center" w:pos="4536"/>
                            <w:tab w:val="right" w:pos="9072"/>
                          </w:tabs>
                          <w:spacing w:before="60" w:after="60"/>
                          <w:rPr>
                            <w:sz w:val="18"/>
                          </w:rPr>
                        </w:pPr>
                        <w:r w:rsidRPr="00EE60DA">
                          <w:rPr>
                            <w:sz w:val="18"/>
                          </w:rPr>
                          <w:t>Démarrer avec le Kit de démarrage ODAF (Open Data Application Framework) Openturf</w:t>
                        </w:r>
                      </w:p>
                    </w:sdtContent>
                  </w:sdt>
                </w:txbxContent>
              </v:textbox>
              <w10:wrap anchorx="page" anchory="page"/>
            </v:shape>
          </w:pict>
        </mc:Fallback>
      </mc:AlternateContent>
    </w:r>
    <w:r>
      <w:rPr>
        <w:noProof/>
        <w:snapToGrid/>
        <w:lang w:val="en-US" w:eastAsia="en-US"/>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3036" w:rsidRPr="00B43F19" w:rsidRDefault="003C3036"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A31A54" w:rsidRPr="00A31A54">
                            <w:rPr>
                              <w:rFonts w:cstheme="minorHAnsi"/>
                              <w:noProof/>
                              <w:color w:val="FFFFFF"/>
                              <w:sz w:val="18"/>
                            </w:rPr>
                            <w:t>32</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FB43074" id="_x0000_t202" coordsize="21600,21600" o:spt="202" path="m,l,21600r21600,l21600,xe">
              <v:stroke joinstyle="miter"/>
              <v:path gradientshapeok="t" o:connecttype="rect"/>
            </v:shapetype>
            <v:shape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3C3036" w:rsidRPr="00B43F19" w:rsidRDefault="003C3036"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A31A54" w:rsidRPr="00A31A54">
                      <w:rPr>
                        <w:rFonts w:cstheme="minorHAnsi"/>
                        <w:noProof/>
                        <w:color w:val="FFFFFF"/>
                        <w:sz w:val="18"/>
                      </w:rPr>
                      <w:t>32</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036" w:rsidRDefault="003C3036" w:rsidP="00B43F19">
    <w:pPr>
      <w:pStyle w:val="Header"/>
    </w:pPr>
    <w:r>
      <w:rPr>
        <w:noProof/>
        <w:snapToGrid/>
        <w:lang w:val="en-US" w:eastAsia="en-US"/>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3C3036" w:rsidRPr="00B43F19" w:rsidRDefault="003C3036" w:rsidP="00B43F19">
                              <w:pPr>
                                <w:spacing w:before="60" w:after="60"/>
                                <w:rPr>
                                  <w:sz w:val="18"/>
                                </w:rPr>
                              </w:pPr>
                              <w:r w:rsidRPr="00EE60DA">
                                <w:rPr>
                                  <w:sz w:val="18"/>
                                </w:rPr>
                                <w:t>Démarrer avec le Kit de démarrage ODAF (Open Data Application Framework) Openturf</w:t>
                              </w:r>
                            </w:p>
                          </w:sdtContent>
                        </w:sdt>
                        <w:p w:rsidR="003C3036" w:rsidRPr="002B67A6" w:rsidRDefault="003C3036"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3C3036" w:rsidRPr="00B43F19" w:rsidRDefault="003C3036" w:rsidP="00B43F19">
                        <w:pPr>
                          <w:spacing w:before="60" w:after="60"/>
                          <w:rPr>
                            <w:sz w:val="18"/>
                          </w:rPr>
                        </w:pPr>
                        <w:r w:rsidRPr="00EE60DA">
                          <w:rPr>
                            <w:sz w:val="18"/>
                          </w:rPr>
                          <w:t>Démarrer avec le Kit de démarrage ODAF (Open Data Application Framework) Openturf</w:t>
                        </w:r>
                      </w:p>
                    </w:sdtContent>
                  </w:sdt>
                  <w:p w:rsidR="003C3036" w:rsidRPr="002B67A6" w:rsidRDefault="003C3036" w:rsidP="00B43F19"/>
                </w:txbxContent>
              </v:textbox>
              <w10:wrap anchorx="page" anchory="page"/>
            </v:shape>
          </w:pict>
        </mc:Fallback>
      </mc:AlternateContent>
    </w:r>
    <w:r>
      <w:rPr>
        <w:noProof/>
        <w:snapToGrid/>
        <w:lang w:val="en-US" w:eastAsia="en-US"/>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3036" w:rsidRPr="00B43F19" w:rsidRDefault="003C3036"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A31A54" w:rsidRPr="00A31A54">
                            <w:rPr>
                              <w:noProof/>
                              <w:color w:val="FFFFFF"/>
                              <w:sz w:val="18"/>
                              <w:szCs w:val="18"/>
                            </w:rPr>
                            <w:t>33</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E8F3BC3" id="_x0000_t202" coordsize="21600,21600" o:spt="202" path="m,l,21600r21600,l21600,xe">
              <v:stroke joinstyle="miter"/>
              <v:path gradientshapeok="t" o:connecttype="rect"/>
            </v:shapetype>
            <v:shape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3C3036" w:rsidRPr="00B43F19" w:rsidRDefault="003C3036"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A31A54" w:rsidRPr="00A31A54">
                      <w:rPr>
                        <w:noProof/>
                        <w:color w:val="FFFFFF"/>
                        <w:sz w:val="18"/>
                        <w:szCs w:val="18"/>
                      </w:rPr>
                      <w:t>33</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036" w:rsidRDefault="003C3036" w:rsidP="00B43F19">
    <w:pPr>
      <w:pStyle w:val="Header"/>
    </w:pPr>
    <w:r>
      <w:rPr>
        <w:noProof/>
        <w:lang w:val="en-US" w:eastAsia="en-US"/>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lang w:val="en-US" w:eastAsia="en-US"/>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3C3036" w:rsidRDefault="003C3036"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2A52EA3"/>
    <w:multiLevelType w:val="hybridMultilevel"/>
    <w:tmpl w:val="BA444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3">
    <w:nsid w:val="061511D4"/>
    <w:multiLevelType w:val="hybridMultilevel"/>
    <w:tmpl w:val="C01EC26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189C5C51"/>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A14C4"/>
    <w:multiLevelType w:val="hybridMultilevel"/>
    <w:tmpl w:val="54A2220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433AF"/>
    <w:multiLevelType w:val="hybridMultilevel"/>
    <w:tmpl w:val="EB74793E"/>
    <w:lvl w:ilvl="0" w:tplc="0409000F">
      <w:start w:val="1"/>
      <w:numFmt w:val="decimal"/>
      <w:lvlText w:val="%1."/>
      <w:lvlJc w:val="left"/>
      <w:pPr>
        <w:ind w:left="720" w:hanging="360"/>
      </w:pPr>
      <w:rPr>
        <w:rFont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8">
    <w:nsid w:val="2B384FE2"/>
    <w:multiLevelType w:val="hybridMultilevel"/>
    <w:tmpl w:val="CB4A948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nsid w:val="307B0BB3"/>
    <w:multiLevelType w:val="hybridMultilevel"/>
    <w:tmpl w:val="C5503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nsid w:val="337E2C6A"/>
    <w:multiLevelType w:val="hybridMultilevel"/>
    <w:tmpl w:val="2E98CC06"/>
    <w:lvl w:ilvl="0" w:tplc="FFFFFFFF">
      <w:start w:val="1"/>
      <w:numFmt w:val="bullet"/>
      <w:pStyle w:val="List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4">
    <w:nsid w:val="39E70C24"/>
    <w:multiLevelType w:val="hybridMultilevel"/>
    <w:tmpl w:val="1DC211C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563A5B"/>
    <w:multiLevelType w:val="hybridMultilevel"/>
    <w:tmpl w:val="C7605450"/>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7">
    <w:nsid w:val="3FF14415"/>
    <w:multiLevelType w:val="hybridMultilevel"/>
    <w:tmpl w:val="87483E3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698B501D"/>
    <w:multiLevelType w:val="hybridMultilevel"/>
    <w:tmpl w:val="82300442"/>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2">
    <w:nsid w:val="69F24364"/>
    <w:multiLevelType w:val="hybridMultilevel"/>
    <w:tmpl w:val="6EBE0362"/>
    <w:lvl w:ilvl="0" w:tplc="7A22D800">
      <w:start w:val="1"/>
      <w:numFmt w:val="bullet"/>
      <w:pStyle w:val="ListBullet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nsid w:val="75F62D14"/>
    <w:multiLevelType w:val="multilevel"/>
    <w:tmpl w:val="1E6C5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E009F5"/>
    <w:multiLevelType w:val="hybridMultilevel"/>
    <w:tmpl w:val="307688F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2"/>
  </w:num>
  <w:num w:numId="3">
    <w:abstractNumId w:val="16"/>
  </w:num>
  <w:num w:numId="4">
    <w:abstractNumId w:val="21"/>
  </w:num>
  <w:num w:numId="5">
    <w:abstractNumId w:val="10"/>
  </w:num>
  <w:num w:numId="6">
    <w:abstractNumId w:val="18"/>
  </w:num>
  <w:num w:numId="7">
    <w:abstractNumId w:val="12"/>
  </w:num>
  <w:num w:numId="8">
    <w:abstractNumId w:val="9"/>
  </w:num>
  <w:num w:numId="9">
    <w:abstractNumId w:val="23"/>
  </w:num>
  <w:num w:numId="10">
    <w:abstractNumId w:val="27"/>
  </w:num>
  <w:num w:numId="11">
    <w:abstractNumId w:val="28"/>
  </w:num>
  <w:num w:numId="12">
    <w:abstractNumId w:val="2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6"/>
  </w:num>
  <w:num w:numId="16">
    <w:abstractNumId w:val="24"/>
  </w:num>
  <w:num w:numId="17">
    <w:abstractNumId w:val="11"/>
  </w:num>
  <w:num w:numId="18">
    <w:abstractNumId w:val="13"/>
  </w:num>
  <w:num w:numId="19">
    <w:abstractNumId w:val="22"/>
  </w:num>
  <w:num w:numId="20">
    <w:abstractNumId w:val="6"/>
  </w:num>
  <w:num w:numId="21">
    <w:abstractNumId w:val="14"/>
  </w:num>
  <w:num w:numId="22">
    <w:abstractNumId w:val="8"/>
  </w:num>
  <w:num w:numId="23">
    <w:abstractNumId w:val="3"/>
  </w:num>
  <w:num w:numId="24">
    <w:abstractNumId w:val="1"/>
  </w:num>
  <w:num w:numId="25">
    <w:abstractNumId w:val="17"/>
  </w:num>
  <w:num w:numId="26">
    <w:abstractNumId w:val="25"/>
  </w:num>
  <w:num w:numId="27">
    <w:abstractNumId w:val="7"/>
  </w:num>
  <w:num w:numId="28">
    <w:abstractNumId w:val="5"/>
  </w:num>
  <w:num w:numId="29">
    <w:abstractNumId w:val="15"/>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zer Aminou">
    <w15:presenceInfo w15:providerId="Windows Live" w15:userId="a4e79cbb4824ca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1F90"/>
    <w:rsid w:val="00042971"/>
    <w:rsid w:val="000442B1"/>
    <w:rsid w:val="00050537"/>
    <w:rsid w:val="00050D95"/>
    <w:rsid w:val="00050DE3"/>
    <w:rsid w:val="00051F6C"/>
    <w:rsid w:val="000522BC"/>
    <w:rsid w:val="0005403E"/>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9EE"/>
    <w:rsid w:val="00096AD7"/>
    <w:rsid w:val="000A1C8B"/>
    <w:rsid w:val="000A1D32"/>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2783D"/>
    <w:rsid w:val="00130822"/>
    <w:rsid w:val="001314AE"/>
    <w:rsid w:val="0013239B"/>
    <w:rsid w:val="001357D7"/>
    <w:rsid w:val="00142211"/>
    <w:rsid w:val="00142451"/>
    <w:rsid w:val="00143730"/>
    <w:rsid w:val="00144097"/>
    <w:rsid w:val="00147CD5"/>
    <w:rsid w:val="001515FA"/>
    <w:rsid w:val="00151CD0"/>
    <w:rsid w:val="001526EF"/>
    <w:rsid w:val="00154E8C"/>
    <w:rsid w:val="0015540C"/>
    <w:rsid w:val="0015636F"/>
    <w:rsid w:val="001629D3"/>
    <w:rsid w:val="0016312D"/>
    <w:rsid w:val="001677F4"/>
    <w:rsid w:val="00170234"/>
    <w:rsid w:val="00170C1A"/>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38D"/>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E63E1"/>
    <w:rsid w:val="001E7B96"/>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49F3"/>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274A"/>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86F53"/>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161"/>
    <w:rsid w:val="002B4CAB"/>
    <w:rsid w:val="002B62B1"/>
    <w:rsid w:val="002B67A6"/>
    <w:rsid w:val="002C017C"/>
    <w:rsid w:val="002C0298"/>
    <w:rsid w:val="002C363B"/>
    <w:rsid w:val="002C5B3F"/>
    <w:rsid w:val="002C6517"/>
    <w:rsid w:val="002C708B"/>
    <w:rsid w:val="002C7858"/>
    <w:rsid w:val="002D05EE"/>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5195"/>
    <w:rsid w:val="0031556F"/>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1AA"/>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4D83"/>
    <w:rsid w:val="00395816"/>
    <w:rsid w:val="00396969"/>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D39"/>
    <w:rsid w:val="003C3036"/>
    <w:rsid w:val="003C3D96"/>
    <w:rsid w:val="003C774C"/>
    <w:rsid w:val="003C7F66"/>
    <w:rsid w:val="003D02F0"/>
    <w:rsid w:val="003D13E1"/>
    <w:rsid w:val="003D1821"/>
    <w:rsid w:val="003D49DE"/>
    <w:rsid w:val="003D54FD"/>
    <w:rsid w:val="003E0720"/>
    <w:rsid w:val="003E0A7A"/>
    <w:rsid w:val="003E3252"/>
    <w:rsid w:val="003E3259"/>
    <w:rsid w:val="003E5787"/>
    <w:rsid w:val="003E5EB0"/>
    <w:rsid w:val="003E6533"/>
    <w:rsid w:val="003F028C"/>
    <w:rsid w:val="003F03B7"/>
    <w:rsid w:val="003F2D12"/>
    <w:rsid w:val="003F2D8B"/>
    <w:rsid w:val="003F3161"/>
    <w:rsid w:val="003F43E8"/>
    <w:rsid w:val="004005A9"/>
    <w:rsid w:val="00401FDB"/>
    <w:rsid w:val="004038EC"/>
    <w:rsid w:val="004057C7"/>
    <w:rsid w:val="00406DB4"/>
    <w:rsid w:val="0040724B"/>
    <w:rsid w:val="00410280"/>
    <w:rsid w:val="004109C1"/>
    <w:rsid w:val="0041118B"/>
    <w:rsid w:val="004116D8"/>
    <w:rsid w:val="00412092"/>
    <w:rsid w:val="0041239E"/>
    <w:rsid w:val="004127EB"/>
    <w:rsid w:val="00412FD1"/>
    <w:rsid w:val="00413330"/>
    <w:rsid w:val="00413B09"/>
    <w:rsid w:val="004143DC"/>
    <w:rsid w:val="004149D5"/>
    <w:rsid w:val="00417B92"/>
    <w:rsid w:val="00417D05"/>
    <w:rsid w:val="00420473"/>
    <w:rsid w:val="00424EF2"/>
    <w:rsid w:val="00425932"/>
    <w:rsid w:val="0042637D"/>
    <w:rsid w:val="00430251"/>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2639"/>
    <w:rsid w:val="00463089"/>
    <w:rsid w:val="004634D8"/>
    <w:rsid w:val="0046394E"/>
    <w:rsid w:val="00464D45"/>
    <w:rsid w:val="00466230"/>
    <w:rsid w:val="00472008"/>
    <w:rsid w:val="00472AE7"/>
    <w:rsid w:val="00472E9E"/>
    <w:rsid w:val="0047452E"/>
    <w:rsid w:val="004752B9"/>
    <w:rsid w:val="004761AE"/>
    <w:rsid w:val="00476ABC"/>
    <w:rsid w:val="00476BE0"/>
    <w:rsid w:val="00480005"/>
    <w:rsid w:val="0048028A"/>
    <w:rsid w:val="004814D3"/>
    <w:rsid w:val="00482540"/>
    <w:rsid w:val="00483257"/>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6B67"/>
    <w:rsid w:val="004C71BE"/>
    <w:rsid w:val="004C7CA3"/>
    <w:rsid w:val="004D0F3E"/>
    <w:rsid w:val="004D2020"/>
    <w:rsid w:val="004D6556"/>
    <w:rsid w:val="004E05EE"/>
    <w:rsid w:val="004E3FBF"/>
    <w:rsid w:val="004E4B61"/>
    <w:rsid w:val="004E7E99"/>
    <w:rsid w:val="004F02F7"/>
    <w:rsid w:val="004F1272"/>
    <w:rsid w:val="004F16C3"/>
    <w:rsid w:val="004F1EC9"/>
    <w:rsid w:val="004F2A7A"/>
    <w:rsid w:val="004F32D8"/>
    <w:rsid w:val="004F73AE"/>
    <w:rsid w:val="00500DD1"/>
    <w:rsid w:val="00502044"/>
    <w:rsid w:val="005026DC"/>
    <w:rsid w:val="00503356"/>
    <w:rsid w:val="00503DA6"/>
    <w:rsid w:val="00503F27"/>
    <w:rsid w:val="0050698B"/>
    <w:rsid w:val="00507A7C"/>
    <w:rsid w:val="00512A12"/>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4B11"/>
    <w:rsid w:val="005D50A0"/>
    <w:rsid w:val="005D572E"/>
    <w:rsid w:val="005E0D8A"/>
    <w:rsid w:val="005E10B5"/>
    <w:rsid w:val="005E19D1"/>
    <w:rsid w:val="005E3711"/>
    <w:rsid w:val="005E5546"/>
    <w:rsid w:val="005E73A8"/>
    <w:rsid w:val="005E7C38"/>
    <w:rsid w:val="005F0365"/>
    <w:rsid w:val="005F2DC5"/>
    <w:rsid w:val="005F39FE"/>
    <w:rsid w:val="005F3BBB"/>
    <w:rsid w:val="005F3FA0"/>
    <w:rsid w:val="005F674D"/>
    <w:rsid w:val="005F700E"/>
    <w:rsid w:val="005F77DF"/>
    <w:rsid w:val="005F7875"/>
    <w:rsid w:val="005F7DDA"/>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3DEA"/>
    <w:rsid w:val="00694F5D"/>
    <w:rsid w:val="006977BD"/>
    <w:rsid w:val="00697FCC"/>
    <w:rsid w:val="006A00D4"/>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92F"/>
    <w:rsid w:val="00701D74"/>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4B2"/>
    <w:rsid w:val="00784846"/>
    <w:rsid w:val="00784AF2"/>
    <w:rsid w:val="007869A7"/>
    <w:rsid w:val="00786E52"/>
    <w:rsid w:val="007872DD"/>
    <w:rsid w:val="00791E15"/>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1FD8"/>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52D3F"/>
    <w:rsid w:val="008540EE"/>
    <w:rsid w:val="00855C7F"/>
    <w:rsid w:val="00857035"/>
    <w:rsid w:val="00860194"/>
    <w:rsid w:val="00860E28"/>
    <w:rsid w:val="008628B9"/>
    <w:rsid w:val="00862E2E"/>
    <w:rsid w:val="0086348F"/>
    <w:rsid w:val="008640EA"/>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5B36"/>
    <w:rsid w:val="008C6C96"/>
    <w:rsid w:val="008D0FD4"/>
    <w:rsid w:val="008D257C"/>
    <w:rsid w:val="008D4771"/>
    <w:rsid w:val="008D5797"/>
    <w:rsid w:val="008D6F2A"/>
    <w:rsid w:val="008E217E"/>
    <w:rsid w:val="008E2B34"/>
    <w:rsid w:val="008E2B90"/>
    <w:rsid w:val="008E3A45"/>
    <w:rsid w:val="008E3C9D"/>
    <w:rsid w:val="008E53BC"/>
    <w:rsid w:val="008E5625"/>
    <w:rsid w:val="008E57F4"/>
    <w:rsid w:val="008E65F1"/>
    <w:rsid w:val="008E6DA5"/>
    <w:rsid w:val="008E72E2"/>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2BA3"/>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4C19"/>
    <w:rsid w:val="009779D5"/>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9DF"/>
    <w:rsid w:val="009C2BE3"/>
    <w:rsid w:val="009C3174"/>
    <w:rsid w:val="009C3687"/>
    <w:rsid w:val="009C46C9"/>
    <w:rsid w:val="009D1F02"/>
    <w:rsid w:val="009D2A4A"/>
    <w:rsid w:val="009D2D72"/>
    <w:rsid w:val="009D4141"/>
    <w:rsid w:val="009D4544"/>
    <w:rsid w:val="009D4DC5"/>
    <w:rsid w:val="009D741D"/>
    <w:rsid w:val="009D7F87"/>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1A54"/>
    <w:rsid w:val="00A33194"/>
    <w:rsid w:val="00A33A9A"/>
    <w:rsid w:val="00A33B56"/>
    <w:rsid w:val="00A40CD7"/>
    <w:rsid w:val="00A42425"/>
    <w:rsid w:val="00A42F93"/>
    <w:rsid w:val="00A43B32"/>
    <w:rsid w:val="00A46562"/>
    <w:rsid w:val="00A503AC"/>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458"/>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1B19"/>
    <w:rsid w:val="00AD24E7"/>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4009"/>
    <w:rsid w:val="00B3690E"/>
    <w:rsid w:val="00B370D5"/>
    <w:rsid w:val="00B376C9"/>
    <w:rsid w:val="00B40F93"/>
    <w:rsid w:val="00B41163"/>
    <w:rsid w:val="00B41B52"/>
    <w:rsid w:val="00B431C7"/>
    <w:rsid w:val="00B43375"/>
    <w:rsid w:val="00B43F19"/>
    <w:rsid w:val="00B45917"/>
    <w:rsid w:val="00B47778"/>
    <w:rsid w:val="00B50C5E"/>
    <w:rsid w:val="00B542B6"/>
    <w:rsid w:val="00B5579E"/>
    <w:rsid w:val="00B55E6C"/>
    <w:rsid w:val="00B560B5"/>
    <w:rsid w:val="00B61BBC"/>
    <w:rsid w:val="00B65D09"/>
    <w:rsid w:val="00B70380"/>
    <w:rsid w:val="00B71EA4"/>
    <w:rsid w:val="00B74BA9"/>
    <w:rsid w:val="00B74CD9"/>
    <w:rsid w:val="00B75A8E"/>
    <w:rsid w:val="00B761EA"/>
    <w:rsid w:val="00B76491"/>
    <w:rsid w:val="00B769CB"/>
    <w:rsid w:val="00B77C60"/>
    <w:rsid w:val="00B80566"/>
    <w:rsid w:val="00B81599"/>
    <w:rsid w:val="00B82939"/>
    <w:rsid w:val="00B8307B"/>
    <w:rsid w:val="00B8333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4381"/>
    <w:rsid w:val="00BF5413"/>
    <w:rsid w:val="00BF66D0"/>
    <w:rsid w:val="00BF7ACD"/>
    <w:rsid w:val="00C014A8"/>
    <w:rsid w:val="00C01B78"/>
    <w:rsid w:val="00C06057"/>
    <w:rsid w:val="00C07BE4"/>
    <w:rsid w:val="00C100AE"/>
    <w:rsid w:val="00C10397"/>
    <w:rsid w:val="00C10F7A"/>
    <w:rsid w:val="00C11F55"/>
    <w:rsid w:val="00C1254A"/>
    <w:rsid w:val="00C12A4A"/>
    <w:rsid w:val="00C17D8C"/>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406FF"/>
    <w:rsid w:val="00C407FC"/>
    <w:rsid w:val="00C40845"/>
    <w:rsid w:val="00C41AF9"/>
    <w:rsid w:val="00C42683"/>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41F4"/>
    <w:rsid w:val="00C65858"/>
    <w:rsid w:val="00C67105"/>
    <w:rsid w:val="00C677AD"/>
    <w:rsid w:val="00C700BD"/>
    <w:rsid w:val="00C7069F"/>
    <w:rsid w:val="00C70CCB"/>
    <w:rsid w:val="00C751DF"/>
    <w:rsid w:val="00C81975"/>
    <w:rsid w:val="00C82C0E"/>
    <w:rsid w:val="00C82F15"/>
    <w:rsid w:val="00C852CA"/>
    <w:rsid w:val="00C911A6"/>
    <w:rsid w:val="00C921CD"/>
    <w:rsid w:val="00C92200"/>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2316"/>
    <w:rsid w:val="00CC3506"/>
    <w:rsid w:val="00CC3974"/>
    <w:rsid w:val="00CC4F3E"/>
    <w:rsid w:val="00CC681B"/>
    <w:rsid w:val="00CC74CB"/>
    <w:rsid w:val="00CC783C"/>
    <w:rsid w:val="00CD115B"/>
    <w:rsid w:val="00CD2450"/>
    <w:rsid w:val="00CD2699"/>
    <w:rsid w:val="00CD313F"/>
    <w:rsid w:val="00CD35AC"/>
    <w:rsid w:val="00CD3B65"/>
    <w:rsid w:val="00CD4D0E"/>
    <w:rsid w:val="00CD4DE5"/>
    <w:rsid w:val="00CD5022"/>
    <w:rsid w:val="00CD57B6"/>
    <w:rsid w:val="00CD67CC"/>
    <w:rsid w:val="00CE00DB"/>
    <w:rsid w:val="00CE0FFB"/>
    <w:rsid w:val="00CE1193"/>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85"/>
    <w:rsid w:val="00D46148"/>
    <w:rsid w:val="00D47508"/>
    <w:rsid w:val="00D47A0B"/>
    <w:rsid w:val="00D504DB"/>
    <w:rsid w:val="00D5191B"/>
    <w:rsid w:val="00D52211"/>
    <w:rsid w:val="00D5555E"/>
    <w:rsid w:val="00D61C79"/>
    <w:rsid w:val="00D63F94"/>
    <w:rsid w:val="00D644CE"/>
    <w:rsid w:val="00D64B5D"/>
    <w:rsid w:val="00D66176"/>
    <w:rsid w:val="00D66251"/>
    <w:rsid w:val="00D675C1"/>
    <w:rsid w:val="00D71D4F"/>
    <w:rsid w:val="00D71E92"/>
    <w:rsid w:val="00D725B2"/>
    <w:rsid w:val="00D7407A"/>
    <w:rsid w:val="00D764C6"/>
    <w:rsid w:val="00D77C08"/>
    <w:rsid w:val="00D77C8E"/>
    <w:rsid w:val="00D80B4B"/>
    <w:rsid w:val="00D83FE9"/>
    <w:rsid w:val="00D87DED"/>
    <w:rsid w:val="00D9028F"/>
    <w:rsid w:val="00D92C73"/>
    <w:rsid w:val="00D941E6"/>
    <w:rsid w:val="00D942EB"/>
    <w:rsid w:val="00D97381"/>
    <w:rsid w:val="00D97C9B"/>
    <w:rsid w:val="00DA0791"/>
    <w:rsid w:val="00DA3E09"/>
    <w:rsid w:val="00DA57D3"/>
    <w:rsid w:val="00DA747E"/>
    <w:rsid w:val="00DA7A06"/>
    <w:rsid w:val="00DA7DF5"/>
    <w:rsid w:val="00DB2FF0"/>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3D40"/>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45DC"/>
    <w:rsid w:val="00E17118"/>
    <w:rsid w:val="00E176AA"/>
    <w:rsid w:val="00E20611"/>
    <w:rsid w:val="00E20C79"/>
    <w:rsid w:val="00E242E0"/>
    <w:rsid w:val="00E244EF"/>
    <w:rsid w:val="00E248DC"/>
    <w:rsid w:val="00E25228"/>
    <w:rsid w:val="00E25E74"/>
    <w:rsid w:val="00E27263"/>
    <w:rsid w:val="00E31320"/>
    <w:rsid w:val="00E316B0"/>
    <w:rsid w:val="00E3309D"/>
    <w:rsid w:val="00E3370D"/>
    <w:rsid w:val="00E33FBD"/>
    <w:rsid w:val="00E34F88"/>
    <w:rsid w:val="00E35763"/>
    <w:rsid w:val="00E37E0E"/>
    <w:rsid w:val="00E408EA"/>
    <w:rsid w:val="00E41F99"/>
    <w:rsid w:val="00E423FA"/>
    <w:rsid w:val="00E43E77"/>
    <w:rsid w:val="00E441C8"/>
    <w:rsid w:val="00E4475D"/>
    <w:rsid w:val="00E44FC9"/>
    <w:rsid w:val="00E46FCC"/>
    <w:rsid w:val="00E475B1"/>
    <w:rsid w:val="00E50BD7"/>
    <w:rsid w:val="00E50DE1"/>
    <w:rsid w:val="00E51399"/>
    <w:rsid w:val="00E528A0"/>
    <w:rsid w:val="00E540DA"/>
    <w:rsid w:val="00E54298"/>
    <w:rsid w:val="00E546EA"/>
    <w:rsid w:val="00E55709"/>
    <w:rsid w:val="00E56315"/>
    <w:rsid w:val="00E62CAF"/>
    <w:rsid w:val="00E6351D"/>
    <w:rsid w:val="00E639F6"/>
    <w:rsid w:val="00E65C28"/>
    <w:rsid w:val="00E66524"/>
    <w:rsid w:val="00E666AE"/>
    <w:rsid w:val="00E66BC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27E7"/>
    <w:rsid w:val="00EA5530"/>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0DA"/>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55C"/>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4E76"/>
    <w:rsid w:val="00F66BDD"/>
    <w:rsid w:val="00F670E7"/>
    <w:rsid w:val="00F677D1"/>
    <w:rsid w:val="00F700BF"/>
    <w:rsid w:val="00F706BD"/>
    <w:rsid w:val="00F72222"/>
    <w:rsid w:val="00F73CDF"/>
    <w:rsid w:val="00F7440D"/>
    <w:rsid w:val="00F7593A"/>
    <w:rsid w:val="00F76D95"/>
    <w:rsid w:val="00F77EE2"/>
    <w:rsid w:val="00F82681"/>
    <w:rsid w:val="00F84DD1"/>
    <w:rsid w:val="00F87918"/>
    <w:rsid w:val="00F90067"/>
    <w:rsid w:val="00F90B0E"/>
    <w:rsid w:val="00F91141"/>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145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6E3658BD-D51D-477A-99E7-DD915399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5">
    <w:name w:val="heading 5"/>
    <w:basedOn w:val="Normal"/>
    <w:next w:val="Normal"/>
    <w:link w:val="Heading5Char"/>
    <w:semiHidden/>
    <w:unhideWhenUsed/>
    <w:qFormat/>
    <w:rsid w:val="00EE60DA"/>
    <w:pPr>
      <w:keepNext/>
      <w:keepLines/>
      <w:spacing w:before="200" w:after="0"/>
      <w:jc w:val="left"/>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3F2D8B"/>
    <w:pPr>
      <w:tabs>
        <w:tab w:val="right" w:leader="dot" w:pos="9638"/>
      </w:tabs>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5"/>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4"/>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Bullet2">
    <w:name w:val="List Bullet 2"/>
    <w:basedOn w:val="Normal"/>
    <w:next w:val="ListBullet3"/>
    <w:uiPriority w:val="99"/>
    <w:semiHidden/>
    <w:unhideWhenUsed/>
    <w:rsid w:val="00F7593A"/>
    <w:pPr>
      <w:numPr>
        <w:numId w:val="19"/>
      </w:numPr>
      <w:tabs>
        <w:tab w:val="left" w:pos="1440"/>
      </w:tabs>
    </w:pPr>
    <w:rPr>
      <w:rFonts w:ascii="Arial" w:hAnsi="Arial" w:cs="Times New Roman"/>
      <w:iCs/>
      <w:snapToGrid/>
      <w:szCs w:val="20"/>
      <w:lang w:val="sv-SE" w:eastAsia="en-US"/>
    </w:rPr>
  </w:style>
  <w:style w:type="paragraph" w:styleId="ListBullet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Bullet">
    <w:name w:val="List Bullet"/>
    <w:basedOn w:val="ListBullet2"/>
    <w:uiPriority w:val="99"/>
    <w:semiHidden/>
    <w:unhideWhenUsed/>
    <w:rsid w:val="00F7593A"/>
    <w:pPr>
      <w:numPr>
        <w:numId w:val="18"/>
      </w:numPr>
      <w:tabs>
        <w:tab w:val="left" w:pos="1080"/>
      </w:tabs>
    </w:pPr>
    <w:rPr>
      <w:iCs w:val="0"/>
      <w:lang w:val="en-US"/>
    </w:rPr>
  </w:style>
  <w:style w:type="paragraph" w:styleId="BodyText2">
    <w:name w:val="Body Text 2"/>
    <w:basedOn w:val="Normal"/>
    <w:link w:val="BodyText2Ch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BodyText2Char">
    <w:name w:val="Body Text 2 Char"/>
    <w:basedOn w:val="DefaultParagraphFont"/>
    <w:link w:val="BodyText2"/>
    <w:uiPriority w:val="99"/>
    <w:semiHidden/>
    <w:rsid w:val="00F7593A"/>
    <w:rPr>
      <w:sz w:val="24"/>
      <w:szCs w:val="24"/>
    </w:rPr>
  </w:style>
  <w:style w:type="paragraph" w:styleId="NoSpacing">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Heading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DefaultParagraphFont"/>
    <w:rsid w:val="00F7593A"/>
  </w:style>
  <w:style w:type="character" w:customStyle="1" w:styleId="citecrochet1">
    <w:name w:val="cite_crochet1"/>
    <w:basedOn w:val="DefaultParagraphFont"/>
    <w:rsid w:val="00F7593A"/>
    <w:rPr>
      <w:vanish/>
      <w:webHidden w:val="0"/>
      <w:specVanish/>
    </w:rPr>
  </w:style>
  <w:style w:type="character" w:styleId="PageNumber">
    <w:name w:val="page number"/>
    <w:basedOn w:val="DefaultParagraphFont"/>
    <w:semiHidden/>
    <w:unhideWhenUsed/>
    <w:rsid w:val="00F7593A"/>
  </w:style>
  <w:style w:type="character" w:customStyle="1" w:styleId="Heading5Char">
    <w:name w:val="Heading 5 Char"/>
    <w:basedOn w:val="DefaultParagraphFont"/>
    <w:link w:val="Heading5"/>
    <w:semiHidden/>
    <w:rsid w:val="00EE60DA"/>
    <w:rPr>
      <w:rFonts w:asciiTheme="majorHAnsi" w:eastAsiaTheme="majorEastAsia" w:hAnsiTheme="majorHAnsi" w:cstheme="majorBidi"/>
      <w:snapToGrid w:val="0"/>
      <w:color w:val="243F60" w:themeColor="accent1" w:themeShade="7F"/>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89158830">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 w:id="1375613196">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427047495">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11281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 w:id="1046178907">
                                              <w:marLeft w:val="0"/>
                                              <w:marRight w:val="0"/>
                                              <w:marTop w:val="0"/>
                                              <w:marBottom w:val="0"/>
                                              <w:divBdr>
                                                <w:top w:val="none" w:sz="0" w:space="0" w:color="auto"/>
                                                <w:left w:val="none" w:sz="0" w:space="0" w:color="auto"/>
                                                <w:bottom w:val="none" w:sz="0" w:space="0" w:color="auto"/>
                                                <w:right w:val="none" w:sz="0" w:space="0" w:color="auto"/>
                                              </w:divBdr>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42491492">
                                                          <w:marLeft w:val="0"/>
                                                          <w:marRight w:val="0"/>
                                                          <w:marTop w:val="0"/>
                                                          <w:marBottom w:val="0"/>
                                                          <w:divBdr>
                                                            <w:top w:val="none" w:sz="0" w:space="0" w:color="auto"/>
                                                            <w:left w:val="none" w:sz="0" w:space="0" w:color="auto"/>
                                                            <w:bottom w:val="none" w:sz="0" w:space="0" w:color="auto"/>
                                                            <w:right w:val="none" w:sz="0" w:space="0" w:color="auto"/>
                                                          </w:divBdr>
                                                        </w:div>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533421411">
                                              <w:marLeft w:val="0"/>
                                              <w:marRight w:val="0"/>
                                              <w:marTop w:val="0"/>
                                              <w:marBottom w:val="0"/>
                                              <w:divBdr>
                                                <w:top w:val="none" w:sz="0" w:space="0" w:color="auto"/>
                                                <w:left w:val="none" w:sz="0" w:space="0" w:color="auto"/>
                                                <w:bottom w:val="none" w:sz="0" w:space="0" w:color="auto"/>
                                                <w:right w:val="none" w:sz="0" w:space="0" w:color="auto"/>
                                              </w:divBdr>
                                            </w:div>
                                            <w:div w:id="1091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117" Type="http://schemas.openxmlformats.org/officeDocument/2006/relationships/fontTable" Target="fontTable.xml"/><Relationship Id="rId21" Type="http://schemas.openxmlformats.org/officeDocument/2006/relationships/hyperlink" Target="http://www.amazon.fr/Developers-Guide-Social-Programming-Building/dp/0321680774/ref=sr_1_1?ie=UTF8&amp;qid=1313055760&amp;sr=8-1" TargetMode="External"/><Relationship Id="rId42" Type="http://schemas.openxmlformats.org/officeDocument/2006/relationships/hyperlink" Target="http://www.windowsazure.com/fr-fr/solutions/" TargetMode="External"/><Relationship Id="rId47" Type="http://schemas.openxmlformats.org/officeDocument/2006/relationships/hyperlink" Target="http://www.bsiamerica.com/en-us/Assessment-and-Certification-services/Management-systems/Certificate-and-Client-Directory-search/Search/Search-Results/?pg=1&amp;licencenumber=IS+533913&amp;searchkey=companyXeqXmicrosoft" TargetMode="External"/><Relationship Id="rId63" Type="http://schemas.openxmlformats.org/officeDocument/2006/relationships/hyperlink" Target="http://msdn.microsoft.com/fr-fr/netframework/aa663324.aspx" TargetMode="External"/><Relationship Id="rId68" Type="http://schemas.openxmlformats.org/officeDocument/2006/relationships/hyperlink" Target="http://www.microsoft.com/web/gallery/install.aspx?appid=WindowsAzureToolsVS2010" TargetMode="External"/><Relationship Id="rId84" Type="http://schemas.openxmlformats.org/officeDocument/2006/relationships/hyperlink" Target="http://www.facebook.com" TargetMode="External"/><Relationship Id="rId89" Type="http://schemas.openxmlformats.org/officeDocument/2006/relationships/hyperlink" Target="http://www.olegsych.com/2007/12/text-template-transformation-toolkit/" TargetMode="External"/><Relationship Id="rId112" Type="http://schemas.openxmlformats.org/officeDocument/2006/relationships/hyperlink" Target="http://www.microsoft.com/en-us/news/press/2008/feb08/02-21ExpandInteroperabilityPR.aspx" TargetMode="External"/><Relationship Id="rId16" Type="http://schemas.openxmlformats.org/officeDocument/2006/relationships/hyperlink" Target="http://www.microsoft.com/windowsphone/en-us/cmpn/mango-overview.aspx" TargetMode="External"/><Relationship Id="rId107" Type="http://schemas.openxmlformats.org/officeDocument/2006/relationships/hyperlink" Target="https://github.org/openlab/datalab" TargetMode="External"/><Relationship Id="rId11" Type="http://schemas.openxmlformats.org/officeDocument/2006/relationships/hyperlink" Target="https://mspartner.microsoft.com/fr/fr/Pages/Solutions/Open-Data-Cle-en-main.aspx" TargetMode="External"/><Relationship Id="rId32" Type="http://schemas.openxmlformats.org/officeDocument/2006/relationships/image" Target="media/image6.png"/><Relationship Id="rId37" Type="http://schemas.openxmlformats.org/officeDocument/2006/relationships/hyperlink" Target="http://en.wikipedia.org/wiki/Keyhole_Markup_Language" TargetMode="External"/><Relationship Id="rId53" Type="http://schemas.openxmlformats.org/officeDocument/2006/relationships/hyperlink" Target="https://datamarket.azure.com/" TargetMode="External"/><Relationship Id="rId58" Type="http://schemas.openxmlformats.org/officeDocument/2006/relationships/hyperlink" Target="http://support.microsoft.com/kb/977420" TargetMode="External"/><Relationship Id="rId74" Type="http://schemas.openxmlformats.org/officeDocument/2006/relationships/image" Target="media/image16.png"/><Relationship Id="rId79" Type="http://schemas.openxmlformats.org/officeDocument/2006/relationships/hyperlink" Target="http://visualstudiogallery.msdn.microsoft.com/abafc7d6-dcaa-40f4-8a5e-d6724bdb980c" TargetMode="External"/><Relationship Id="rId102" Type="http://schemas.openxmlformats.org/officeDocument/2006/relationships/hyperlink" Target="https://github.com/danielcrenna/hammock" TargetMode="External"/><Relationship Id="rId5" Type="http://schemas.openxmlformats.org/officeDocument/2006/relationships/webSettings" Target="webSettings.xml"/><Relationship Id="rId90" Type="http://schemas.openxmlformats.org/officeDocument/2006/relationships/hyperlink" Target="http://msdn.microsoft.com/en-us/netframework/aa904594" TargetMode="External"/><Relationship Id="rId95" Type="http://schemas.openxmlformats.org/officeDocument/2006/relationships/image" Target="media/image22.png"/><Relationship Id="rId22" Type="http://schemas.openxmlformats.org/officeDocument/2006/relationships/hyperlink" Target="http://www.wrox.com/WileyCDA/WroxTitle/Professional-Twitter-Development-With-Examples-in-NET-3-5.productCd-0470531320.html" TargetMode="External"/><Relationship Id="rId27" Type="http://schemas.openxmlformats.org/officeDocument/2006/relationships/hyperlink" Target="http://www.rslnmag.fr/Content/Files/ff/UERGL1YyUkN6ZHdFaTZNSFJOQS5wZGY=" TargetMode="External"/><Relationship Id="rId43" Type="http://schemas.openxmlformats.org/officeDocument/2006/relationships/hyperlink" Target="http://www.microsoft.com/france/windows-azure/Offres.aspx" TargetMode="External"/><Relationship Id="rId48" Type="http://schemas.openxmlformats.org/officeDocument/2006/relationships/hyperlink" Target="http://www.bsiamerica.com/en-us/Assessment-and-Certification-services/Management-systems/Certificate-and-Client-Directory-search/Search/Search-Results/?pg=1&amp;licencenumber=IS+577753&amp;searchkey=licenceXeqX577753" TargetMode="External"/><Relationship Id="rId64" Type="http://schemas.openxmlformats.org/officeDocument/2006/relationships/hyperlink" Target="http://www.microsoft.com/downloads/fr-fr/details.aspx?FamilyID=9CFB2D51-5FF4-4491-B0E5-B386F32C0992" TargetMode="External"/><Relationship Id="rId69" Type="http://schemas.openxmlformats.org/officeDocument/2006/relationships/image" Target="media/image13.png"/><Relationship Id="rId113" Type="http://schemas.openxmlformats.org/officeDocument/2006/relationships/header" Target="header1.xml"/><Relationship Id="rId118" Type="http://schemas.microsoft.com/office/2011/relationships/people" Target="people.xml"/><Relationship Id="rId80" Type="http://schemas.openxmlformats.org/officeDocument/2006/relationships/hyperlink" Target="http://www.codeproject.com/Articles/581907/IntegratingplusandplusUsingplusGithubplusinplusVis" TargetMode="External"/><Relationship Id="rId85" Type="http://schemas.openxmlformats.org/officeDocument/2006/relationships/image" Target="media/image18.jpg"/><Relationship Id="rId12" Type="http://schemas.openxmlformats.org/officeDocument/2006/relationships/hyperlink" Target="http://blogs.msdn.com/b/ogdifrance/" TargetMode="External"/><Relationship Id="rId17" Type="http://schemas.openxmlformats.org/officeDocument/2006/relationships/hyperlink" Target="http://www.microsoft.com/downloads/en/details.aspx?FamilyID=413E88F8-5966-4A83-B309-53B7B77EDF78&amp;displaylang=en" TargetMode="External"/><Relationship Id="rId33" Type="http://schemas.openxmlformats.org/officeDocument/2006/relationships/image" Target="media/image7.png"/><Relationship Id="rId38" Type="http://schemas.openxmlformats.org/officeDocument/2006/relationships/hyperlink" Target="http://ogdifrance.cloudapp.net/" TargetMode="External"/><Relationship Id="rId59" Type="http://schemas.openxmlformats.org/officeDocument/2006/relationships/hyperlink" Target="http://archive.msdn.microsoft.com/KB983301" TargetMode="External"/><Relationship Id="rId103" Type="http://schemas.openxmlformats.org/officeDocument/2006/relationships/hyperlink" Target="http://json.codeplex.com" TargetMode="External"/><Relationship Id="rId108" Type="http://schemas.openxmlformats.org/officeDocument/2006/relationships/hyperlink" Target="http://ogdifrance.cloudapp.net" TargetMode="External"/><Relationship Id="rId54" Type="http://schemas.openxmlformats.org/officeDocument/2006/relationships/hyperlink" Target="http://www.microsoft.com/web/downloads/platform.aspx" TargetMode="External"/><Relationship Id="rId70" Type="http://schemas.openxmlformats.org/officeDocument/2006/relationships/hyperlink" Target="https://github.com/openlab/Openturf" TargetMode="External"/><Relationship Id="rId75" Type="http://schemas.openxmlformats.org/officeDocument/2006/relationships/hyperlink" Target="http://blogs.msdn.com/b/ogdifrance/archive/2012/05/14/ogdi-datalab-sur-github-impliquez-vous-dans-la-communaut-233.aspx" TargetMode="External"/><Relationship Id="rId91" Type="http://schemas.openxmlformats.org/officeDocument/2006/relationships/hyperlink" Target="http://en.wikipedia.org/wiki/Active_record_pattern" TargetMode="Externa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g"/><Relationship Id="rId28" Type="http://schemas.openxmlformats.org/officeDocument/2006/relationships/image" Target="media/image5.png"/><Relationship Id="rId49" Type="http://schemas.openxmlformats.org/officeDocument/2006/relationships/hyperlink" Target="http://blogs.technet.com/b/gfs/archive/2009/06/16/response-to-question-about-sas-70-objectives.aspx" TargetMode="External"/><Relationship Id="rId114" Type="http://schemas.openxmlformats.org/officeDocument/2006/relationships/header" Target="header2.xml"/><Relationship Id="rId119" Type="http://schemas.openxmlformats.org/officeDocument/2006/relationships/glossaryDocument" Target="glossary/document.xml"/><Relationship Id="rId10" Type="http://schemas.openxmlformats.org/officeDocument/2006/relationships/hyperlink" Target="mailto:ogdifrance@live.fr" TargetMode="External"/><Relationship Id="rId31" Type="http://schemas.openxmlformats.org/officeDocument/2006/relationships/hyperlink" Target="http://wegf.org/fr/" TargetMode="External"/><Relationship Id="rId44" Type="http://schemas.openxmlformats.org/officeDocument/2006/relationships/hyperlink" Target="http://microsoftplatformready.com/fr" TargetMode="External"/><Relationship Id="rId52" Type="http://schemas.openxmlformats.org/officeDocument/2006/relationships/hyperlink" Target="http://www.microsoft.com/en-us/download/details.aspx?id=26647" TargetMode="External"/><Relationship Id="rId60" Type="http://schemas.openxmlformats.org/officeDocument/2006/relationships/hyperlink" Target="http://www.iis.net/download/URLRewrite" TargetMode="External"/><Relationship Id="rId65" Type="http://schemas.openxmlformats.org/officeDocument/2006/relationships/hyperlink" Target="http://www.microsoft.com/express/Downloads/" TargetMode="External"/><Relationship Id="rId73" Type="http://schemas.openxmlformats.org/officeDocument/2006/relationships/image" Target="media/image15.png"/><Relationship Id="rId78" Type="http://schemas.openxmlformats.org/officeDocument/2006/relationships/hyperlink" Target="http://www.microsoft.com/en-us/download/details.aspx?id=38188" TargetMode="External"/><Relationship Id="rId81" Type="http://schemas.openxmlformats.org/officeDocument/2006/relationships/hyperlink" Target="http://twitter.com" TargetMode="External"/><Relationship Id="rId86" Type="http://schemas.openxmlformats.org/officeDocument/2006/relationships/hyperlink" Target="http://twitpic.com/" TargetMode="External"/><Relationship Id="rId94" Type="http://schemas.openxmlformats.org/officeDocument/2006/relationships/image" Target="media/image21.PNG"/><Relationship Id="rId99" Type="http://schemas.openxmlformats.org/officeDocument/2006/relationships/hyperlink" Target="http://www.winterwell.com/software/jtwitter.php" TargetMode="External"/><Relationship Id="rId101" Type="http://schemas.openxmlformats.org/officeDocument/2006/relationships/hyperlink" Target="https://github.com/danielcrenna/tweetsharp" TargetMode="External"/><Relationship Id="rId4" Type="http://schemas.openxmlformats.org/officeDocument/2006/relationships/settings" Target="settings.xml"/><Relationship Id="rId9" Type="http://schemas.openxmlformats.org/officeDocument/2006/relationships/hyperlink" Target="http://opensource.org/licenses/ms-pl.html" TargetMode="External"/><Relationship Id="rId13" Type="http://schemas.openxmlformats.org/officeDocument/2006/relationships/hyperlink" Target="http://www.microsoft.com/france/entreprises/secteur-public/solutions-pour-secteur-public.aspx" TargetMode="External"/><Relationship Id="rId18" Type="http://schemas.openxmlformats.org/officeDocument/2006/relationships/hyperlink" Target="http://msdn.microsoft.com/en-us/wp7trainingcourse.aspx" TargetMode="External"/><Relationship Id="rId39" Type="http://schemas.openxmlformats.org/officeDocument/2006/relationships/hyperlink" Target="http://tools.ietf.org/html/rfc4627" TargetMode="External"/><Relationship Id="rId109" Type="http://schemas.openxmlformats.org/officeDocument/2006/relationships/hyperlink" Target="http://www.microsoft.com/france/secteur-public/default.aspx" TargetMode="External"/><Relationship Id="rId34" Type="http://schemas.openxmlformats.org/officeDocument/2006/relationships/image" Target="media/image8.png"/><Relationship Id="rId50" Type="http://schemas.openxmlformats.org/officeDocument/2006/relationships/hyperlink" Target="http://www.export.gov/safeharbor/eu/eg_main_018365.asp" TargetMode="External"/><Relationship Id="rId55" Type="http://schemas.openxmlformats.org/officeDocument/2006/relationships/image" Target="media/image11.png"/><Relationship Id="rId76" Type="http://schemas.openxmlformats.org/officeDocument/2006/relationships/hyperlink" Target="http://blogs.msdn.com/b/ogdifrance/archive/2012/06/14/github-for-windows.aspx" TargetMode="External"/><Relationship Id="rId97" Type="http://schemas.openxmlformats.org/officeDocument/2006/relationships/image" Target="media/image24.png"/><Relationship Id="rId104" Type="http://schemas.openxmlformats.org/officeDocument/2006/relationships/hyperlink" Target="http://www.icsharpcode.net/OpenSource/SharpZipLib"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openlab/DataLab"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www.rslnmag.fr/blog/dossier/l-open-data_et-nous_et-nous_et-nous_/2011/4/19/quel-sens-donner-au-monde-des-donnees-ouvertes_/" TargetMode="External"/><Relationship Id="rId24" Type="http://schemas.openxmlformats.org/officeDocument/2006/relationships/hyperlink" Target="http://www.wrox.com/WileyCDA/WroxTitle/Professional-Twitter-Development-With-Examples-in-NET-3-5.productCd-0470531320.html" TargetMode="External"/><Relationship Id="rId40" Type="http://schemas.openxmlformats.org/officeDocument/2006/relationships/hyperlink" Target="http://en.wikipedia.org/wiki/Representational_State_Transfer" TargetMode="External"/><Relationship Id="rId45" Type="http://schemas.openxmlformats.org/officeDocument/2006/relationships/hyperlink" Target="http://blogs.msdn.com/b/interoperability/archive/2010/07/22/interoperability-elements-of-a-cloud-platform-outlined-at-oscon.aspx" TargetMode="External"/><Relationship Id="rId66" Type="http://schemas.openxmlformats.org/officeDocument/2006/relationships/hyperlink" Target="http://www.windowsazure.com/fr-fr/develop/net/" TargetMode="External"/><Relationship Id="rId87" Type="http://schemas.openxmlformats.org/officeDocument/2006/relationships/image" Target="media/image19.png"/><Relationship Id="rId110" Type="http://schemas.openxmlformats.org/officeDocument/2006/relationships/image" Target="media/image26.png"/><Relationship Id="rId115" Type="http://schemas.openxmlformats.org/officeDocument/2006/relationships/header" Target="header3.xml"/><Relationship Id="rId61" Type="http://schemas.openxmlformats.org/officeDocument/2006/relationships/hyperlink" Target="http://www.microsoft.com/windowsazure/sdk/" TargetMode="External"/><Relationship Id="rId82" Type="http://schemas.openxmlformats.org/officeDocument/2006/relationships/image" Target="media/image17.jpg"/><Relationship Id="rId19" Type="http://schemas.openxmlformats.org/officeDocument/2006/relationships/hyperlink" Target="http://blogs.msdn.com/b/windowsazure/" TargetMode="External"/><Relationship Id="rId14" Type="http://schemas.openxmlformats.org/officeDocument/2006/relationships/hyperlink" Target="http://www.microsoft.com/france/windows-azure/" TargetMode="External"/><Relationship Id="rId30" Type="http://schemas.openxmlformats.org/officeDocument/2006/relationships/hyperlink" Target="http://www.rslnmag.fr/blog/theme/les-rencontres-rsln/2011/2/10/l-open-data_et-nous_et-nous_et-nous_venez-imaginer-le-monde-de-l-abondance-des-donnees_/" TargetMode="External"/><Relationship Id="rId35" Type="http://schemas.openxmlformats.org/officeDocument/2006/relationships/image" Target="media/image9.png"/><Relationship Id="rId56" Type="http://schemas.openxmlformats.org/officeDocument/2006/relationships/hyperlink" Target="http://www.microsoft.com/web/downloads/platform.aspx" TargetMode="External"/><Relationship Id="rId77" Type="http://schemas.openxmlformats.org/officeDocument/2006/relationships/hyperlink" Target="http://aka.ms/OpenDataFrance" TargetMode="External"/><Relationship Id="rId100" Type="http://schemas.openxmlformats.org/officeDocument/2006/relationships/hyperlink" Target="http://www.softpedia.com/dyn-postdownload.php?p=166939&amp;t=0&amp;i=1" TargetMode="External"/><Relationship Id="rId105" Type="http://schemas.openxmlformats.org/officeDocument/2006/relationships/hyperlink" Target="http://facebooksdk.codeplex.com/" TargetMode="External"/><Relationship Id="rId8" Type="http://schemas.openxmlformats.org/officeDocument/2006/relationships/image" Target="media/image1.png"/><Relationship Id="rId51" Type="http://schemas.openxmlformats.org/officeDocument/2006/relationships/hyperlink" Target="http://www.windowsazure.com/fr-fr/support/trust-center/" TargetMode="External"/><Relationship Id="rId72" Type="http://schemas.openxmlformats.org/officeDocument/2006/relationships/image" Target="media/image14.png"/><Relationship Id="rId93" Type="http://schemas.openxmlformats.org/officeDocument/2006/relationships/hyperlink" Target="http://www.connectionstrings.com/" TargetMode="External"/><Relationship Id="rId98" Type="http://schemas.openxmlformats.org/officeDocument/2006/relationships/hyperlink" Target="http://www.microsoft.com/windowsazure/sdk/"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hyperlink" Target="http://www.globalfoundationservices.com/" TargetMode="External"/><Relationship Id="rId67" Type="http://schemas.openxmlformats.org/officeDocument/2006/relationships/hyperlink" Target="http://www.microsoft.com/downloads/fr-fr/details.aspx?FamilyID=E4635D95-61CE-415E-AE92-3004856C08E2&amp;amp;amp;displaylang=fr" TargetMode="External"/><Relationship Id="rId116" Type="http://schemas.openxmlformats.org/officeDocument/2006/relationships/footer" Target="footer1.xml"/><Relationship Id="rId20" Type="http://schemas.openxmlformats.org/officeDocument/2006/relationships/image" Target="media/image2.jpg"/><Relationship Id="rId41" Type="http://schemas.openxmlformats.org/officeDocument/2006/relationships/image" Target="media/image10.png"/><Relationship Id="rId62" Type="http://schemas.openxmlformats.org/officeDocument/2006/relationships/image" Target="media/image12.png"/><Relationship Id="rId83" Type="http://schemas.openxmlformats.org/officeDocument/2006/relationships/hyperlink" Target="https://twitter.com/signup" TargetMode="External"/><Relationship Id="rId88" Type="http://schemas.openxmlformats.org/officeDocument/2006/relationships/hyperlink" Target="http://subsonicproject.com/" TargetMode="External"/><Relationship Id="rId111" Type="http://schemas.openxmlformats.org/officeDocument/2006/relationships/hyperlink" Target="http://www.microsoft.com/france/openness/default.aspx" TargetMode="External"/><Relationship Id="rId15" Type="http://schemas.openxmlformats.org/officeDocument/2006/relationships/hyperlink" Target="http://www.asp.net/mvc" TargetMode="External"/><Relationship Id="rId36" Type="http://schemas.openxmlformats.org/officeDocument/2006/relationships/image" Target="cid:ii_1319a1f0584769e0" TargetMode="External"/><Relationship Id="rId57" Type="http://schemas.openxmlformats.org/officeDocument/2006/relationships/hyperlink" Target="http://support.microsoft.com/kb/971842" TargetMode="External"/><Relationship Id="rId106"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creativecommons.org/licenses/by-sa/3.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1B4269"/>
    <w:rsid w:val="002D112B"/>
    <w:rsid w:val="002E0BE7"/>
    <w:rsid w:val="00331223"/>
    <w:rsid w:val="00334823"/>
    <w:rsid w:val="00335297"/>
    <w:rsid w:val="00366379"/>
    <w:rsid w:val="00382BAE"/>
    <w:rsid w:val="003C7ADE"/>
    <w:rsid w:val="00403E0A"/>
    <w:rsid w:val="0045089D"/>
    <w:rsid w:val="004A101B"/>
    <w:rsid w:val="00512FF9"/>
    <w:rsid w:val="005411E6"/>
    <w:rsid w:val="0055217B"/>
    <w:rsid w:val="00570CD2"/>
    <w:rsid w:val="005A1F6B"/>
    <w:rsid w:val="005A4AD6"/>
    <w:rsid w:val="005B00FE"/>
    <w:rsid w:val="0065194F"/>
    <w:rsid w:val="006F65EF"/>
    <w:rsid w:val="007075B0"/>
    <w:rsid w:val="00742382"/>
    <w:rsid w:val="00795FCA"/>
    <w:rsid w:val="00803F88"/>
    <w:rsid w:val="00824106"/>
    <w:rsid w:val="0082463A"/>
    <w:rsid w:val="008D29E7"/>
    <w:rsid w:val="008E70FB"/>
    <w:rsid w:val="00947660"/>
    <w:rsid w:val="009B104F"/>
    <w:rsid w:val="009E61AE"/>
    <w:rsid w:val="00A143C6"/>
    <w:rsid w:val="00A337DC"/>
    <w:rsid w:val="00AD5DA3"/>
    <w:rsid w:val="00AE7025"/>
    <w:rsid w:val="00B20DA4"/>
    <w:rsid w:val="00B55928"/>
    <w:rsid w:val="00B625F0"/>
    <w:rsid w:val="00B77AC8"/>
    <w:rsid w:val="00BB56AB"/>
    <w:rsid w:val="00BC23BD"/>
    <w:rsid w:val="00C2302E"/>
    <w:rsid w:val="00C36850"/>
    <w:rsid w:val="00CD7C4B"/>
    <w:rsid w:val="00D1356D"/>
    <w:rsid w:val="00D242A6"/>
    <w:rsid w:val="00DC2A4D"/>
    <w:rsid w:val="00DC30CA"/>
    <w:rsid w:val="00DE1EFE"/>
    <w:rsid w:val="00DF403E"/>
    <w:rsid w:val="00E0460F"/>
    <w:rsid w:val="00E60247"/>
    <w:rsid w:val="00E60BE7"/>
    <w:rsid w:val="00EE763B"/>
    <w:rsid w:val="00EF1159"/>
    <w:rsid w:val="00F71570"/>
    <w:rsid w:val="00F83090"/>
    <w:rsid w:val="00F9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101B"/>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9079A643C7F0466F93DAB43E8E9A66CE">
    <w:name w:val="9079A643C7F0466F93DAB43E8E9A66CE"/>
    <w:rsid w:val="004A101B"/>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9BABB-9158-4C2E-B4F4-7A3548FD1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35</Pages>
  <Words>12498</Words>
  <Characters>71242</Characters>
  <Application>Microsoft Office Word</Application>
  <DocSecurity>0</DocSecurity>
  <Lines>593</Lines>
  <Paragraphs>167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ODAF (Open Data Application Framework) Openturf</vt:lpstr>
      <vt:lpstr>Démarrer avec le Kit de démarrage OGDI DataLab (Open Government Data Initiative)</vt:lpstr>
    </vt:vector>
  </TitlesOfParts>
  <Company>Microsoft</Company>
  <LinksUpToDate>false</LinksUpToDate>
  <CharactersWithSpaces>83573</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ODAF (Open Data Application Framework) Openturf</dc:title>
  <dc:subject/>
  <dc:creator>Microsoft France;Philippe.Beraud@microsoft.com</dc:creator>
  <cp:keywords/>
  <dc:description/>
  <cp:lastModifiedBy>Nazer Aminou</cp:lastModifiedBy>
  <cp:revision>20</cp:revision>
  <cp:lastPrinted>2011-05-10T13:33:00Z</cp:lastPrinted>
  <dcterms:created xsi:type="dcterms:W3CDTF">2013-06-05T09:35:00Z</dcterms:created>
  <dcterms:modified xsi:type="dcterms:W3CDTF">2014-07-02T16:15:00Z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